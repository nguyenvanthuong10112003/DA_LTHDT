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60" w:line="259" w:lineRule="auto"/>
        <w:ind w:left="-930" w:right="-930" w:firstLine="0"/>
        <w:jc w:val="center"/>
        <w:rPr>
          <w:rFonts w:ascii="Arial" w:cs="Arial" w:eastAsia="Arial" w:hAnsi="Arial"/>
          <w:color w:val="000000"/>
          <w:sz w:val="56"/>
          <w:szCs w:val="56"/>
        </w:rPr>
      </w:pPr>
      <w:r w:rsidDel="00000000" w:rsidR="00000000" w:rsidRPr="00000000">
        <w:rPr>
          <w:rFonts w:ascii="Arial" w:cs="Arial" w:eastAsia="Arial" w:hAnsi="Arial"/>
          <w:color w:val="000000"/>
          <w:sz w:val="56"/>
          <w:szCs w:val="56"/>
          <w:rtl w:val="0"/>
        </w:rPr>
        <w:t xml:space="preserve">Trường Đại Học Xây Dựng Hà Nội</w:t>
      </w:r>
    </w:p>
    <w:p w:rsidR="00000000" w:rsidDel="00000000" w:rsidP="00000000" w:rsidRDefault="00000000" w:rsidRPr="00000000" w14:paraId="00000002">
      <w:pPr>
        <w:spacing w:before="160" w:line="259" w:lineRule="auto"/>
        <w:ind w:left="0" w:firstLine="0"/>
        <w:jc w:val="center"/>
        <w:rPr>
          <w:rFonts w:ascii="Arial" w:cs="Arial" w:eastAsia="Arial" w:hAnsi="Arial"/>
          <w:color w:val="000000"/>
          <w:sz w:val="48"/>
          <w:szCs w:val="48"/>
        </w:rPr>
      </w:pPr>
      <w:r w:rsidDel="00000000" w:rsidR="00000000" w:rsidRPr="00000000">
        <w:rPr>
          <w:rFonts w:ascii="Arial" w:cs="Arial" w:eastAsia="Arial" w:hAnsi="Arial"/>
          <w:color w:val="000000"/>
          <w:sz w:val="48"/>
          <w:szCs w:val="48"/>
          <w:rtl w:val="0"/>
        </w:rPr>
        <w:t xml:space="preserve">Khoa Công Nghệ Thông Tin</w:t>
      </w:r>
    </w:p>
    <w:p w:rsidR="00000000" w:rsidDel="00000000" w:rsidP="00000000" w:rsidRDefault="00000000" w:rsidRPr="00000000" w14:paraId="00000003">
      <w:pPr>
        <w:spacing w:before="160" w:line="259" w:lineRule="auto"/>
        <w:rPr>
          <w:rFonts w:ascii="Times New Roman" w:cs="Times New Roman" w:eastAsia="Times New Roman" w:hAnsi="Times New Roman"/>
          <w:b w:val="0"/>
          <w:color w:val="000000"/>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2180752</wp:posOffset>
            </wp:positionH>
            <wp:positionV relativeFrom="paragraph">
              <wp:posOffset>180975</wp:posOffset>
            </wp:positionV>
            <wp:extent cx="2011433" cy="1988313"/>
            <wp:effectExtent b="0" l="0" r="0" t="0"/>
            <wp:wrapNone/>
            <wp:docPr descr="Icon&#10;&#10;Description automatically generated" id="24" name="image4.png"/>
            <a:graphic>
              <a:graphicData uri="http://schemas.openxmlformats.org/drawingml/2006/picture">
                <pic:pic>
                  <pic:nvPicPr>
                    <pic:cNvPr descr="Icon&#10;&#10;Description automatically generated" id="0" name="image4.png"/>
                    <pic:cNvPicPr preferRelativeResize="0"/>
                  </pic:nvPicPr>
                  <pic:blipFill>
                    <a:blip r:embed="rId7"/>
                    <a:srcRect b="0" l="0" r="0" t="0"/>
                    <a:stretch>
                      <a:fillRect/>
                    </a:stretch>
                  </pic:blipFill>
                  <pic:spPr>
                    <a:xfrm>
                      <a:off x="0" y="0"/>
                      <a:ext cx="2011433" cy="1988313"/>
                    </a:xfrm>
                    <a:prstGeom prst="rect"/>
                    <a:ln/>
                  </pic:spPr>
                </pic:pic>
              </a:graphicData>
            </a:graphic>
          </wp:anchor>
        </w:drawing>
      </w:r>
    </w:p>
    <w:tbl>
      <w:tblPr>
        <w:tblStyle w:val="Table1"/>
        <w:tblW w:w="103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05"/>
        <w:tblGridChange w:id="0">
          <w:tblGrid>
            <w:gridCol w:w="10305"/>
          </w:tblGrid>
        </w:tblGridChange>
      </w:tblGrid>
      <w:tr>
        <w:trPr>
          <w:cantSplit w:val="0"/>
          <w:trHeight w:val="18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before="160" w:line="259" w:lineRule="auto"/>
              <w:ind w:right="-510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05">
            <w:pPr>
              <w:spacing w:before="160" w:line="259" w:lineRule="auto"/>
              <w:ind w:right="-510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spacing w:before="160" w:line="259" w:lineRule="auto"/>
              <w:ind w:right="-510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spacing w:before="160" w:line="259" w:lineRule="auto"/>
              <w:ind w:right="-510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spacing w:before="160" w:line="259" w:lineRule="auto"/>
              <w:ind w:right="-510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spacing w:before="160" w:line="259" w:lineRule="auto"/>
              <w:ind w:right="-5100" w:firstLine="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tabs>
                <w:tab w:val="right" w:leader="none" w:pos="10764"/>
              </w:tabs>
              <w:spacing w:before="160" w:line="259" w:lineRule="auto"/>
              <w:ind w:left="0" w:right="-45" w:hanging="855"/>
              <w:jc w:val="center"/>
              <w:rPr>
                <w:rFonts w:ascii="Arial" w:cs="Arial" w:eastAsia="Arial" w:hAnsi="Arial"/>
                <w:color w:val="000000"/>
                <w:sz w:val="48"/>
                <w:szCs w:val="48"/>
              </w:rPr>
            </w:pPr>
            <w:r w:rsidDel="00000000" w:rsidR="00000000" w:rsidRPr="00000000">
              <w:rPr>
                <w:rFonts w:ascii="Arial" w:cs="Arial" w:eastAsia="Arial" w:hAnsi="Arial"/>
                <w:color w:val="000000"/>
                <w:sz w:val="48"/>
                <w:szCs w:val="48"/>
                <w:rtl w:val="0"/>
              </w:rPr>
              <w:t xml:space="preserve">Báo Cáo Đồ Án Phương Pháp Lập Trình </w:t>
            </w:r>
          </w:p>
          <w:p w:rsidR="00000000" w:rsidDel="00000000" w:rsidP="00000000" w:rsidRDefault="00000000" w:rsidRPr="00000000" w14:paraId="0000000B">
            <w:pPr>
              <w:tabs>
                <w:tab w:val="right" w:leader="none" w:pos="10764"/>
              </w:tabs>
              <w:spacing w:before="160" w:line="259" w:lineRule="auto"/>
              <w:ind w:left="0" w:right="-45" w:hanging="855"/>
              <w:jc w:val="center"/>
              <w:rPr>
                <w:rFonts w:ascii="Arial" w:cs="Arial" w:eastAsia="Arial" w:hAnsi="Arial"/>
                <w:color w:val="000000"/>
                <w:sz w:val="48"/>
                <w:szCs w:val="48"/>
              </w:rPr>
            </w:pPr>
            <w:r w:rsidDel="00000000" w:rsidR="00000000" w:rsidRPr="00000000">
              <w:rPr>
                <w:rFonts w:ascii="Arial" w:cs="Arial" w:eastAsia="Arial" w:hAnsi="Arial"/>
                <w:color w:val="000000"/>
                <w:sz w:val="48"/>
                <w:szCs w:val="48"/>
                <w:rtl w:val="0"/>
              </w:rPr>
              <w:t xml:space="preserve">Hướng Đối Tượng</w:t>
            </w:r>
          </w:p>
          <w:p w:rsidR="00000000" w:rsidDel="00000000" w:rsidP="00000000" w:rsidRDefault="00000000" w:rsidRPr="00000000" w14:paraId="0000000C">
            <w:pPr>
              <w:tabs>
                <w:tab w:val="right" w:leader="none" w:pos="10764"/>
              </w:tabs>
              <w:spacing w:before="160" w:line="259" w:lineRule="auto"/>
              <w:ind w:left="0" w:right="-45" w:hanging="855"/>
              <w:jc w:val="center"/>
              <w:rPr>
                <w:rFonts w:ascii="Arial" w:cs="Arial" w:eastAsia="Arial" w:hAnsi="Arial"/>
                <w:b w:val="0"/>
                <w:color w:val="000000"/>
                <w:sz w:val="40"/>
                <w:szCs w:val="40"/>
              </w:rPr>
            </w:pPr>
            <w:r w:rsidDel="00000000" w:rsidR="00000000" w:rsidRPr="00000000">
              <w:rPr>
                <w:rFonts w:ascii="Arial" w:cs="Arial" w:eastAsia="Arial" w:hAnsi="Arial"/>
                <w:b w:val="0"/>
                <w:color w:val="000000"/>
                <w:sz w:val="40"/>
                <w:szCs w:val="40"/>
                <w:rtl w:val="0"/>
              </w:rPr>
              <w:t xml:space="preserve">Giảng viên hướng dẫn: ThS. Trần Văn Thọ</w:t>
            </w:r>
          </w:p>
          <w:p w:rsidR="00000000" w:rsidDel="00000000" w:rsidP="00000000" w:rsidRDefault="00000000" w:rsidRPr="00000000" w14:paraId="0000000D">
            <w:pPr>
              <w:tabs>
                <w:tab w:val="right" w:leader="none" w:pos="10764"/>
              </w:tabs>
              <w:spacing w:before="160" w:line="259" w:lineRule="auto"/>
              <w:ind w:left="-992.1259842519685" w:right="-45" w:firstLine="137.12598425196845"/>
              <w:jc w:val="center"/>
              <w:rPr>
                <w:rFonts w:ascii="Arial" w:cs="Arial" w:eastAsia="Arial" w:hAnsi="Arial"/>
                <w:b w:val="0"/>
                <w:color w:val="000000"/>
                <w:sz w:val="36"/>
                <w:szCs w:val="36"/>
              </w:rPr>
            </w:pPr>
            <w:r w:rsidDel="00000000" w:rsidR="00000000" w:rsidRPr="00000000">
              <w:rPr>
                <w:rtl w:val="0"/>
              </w:rPr>
            </w:r>
          </w:p>
          <w:p w:rsidR="00000000" w:rsidDel="00000000" w:rsidP="00000000" w:rsidRDefault="00000000" w:rsidRPr="00000000" w14:paraId="0000000E">
            <w:pPr>
              <w:spacing w:before="160" w:line="259" w:lineRule="auto"/>
              <w:ind w:left="-992.1259842519685" w:right="-45" w:firstLine="0"/>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Lớp 66IT1</w:t>
            </w:r>
          </w:p>
          <w:p w:rsidR="00000000" w:rsidDel="00000000" w:rsidP="00000000" w:rsidRDefault="00000000" w:rsidRPr="00000000" w14:paraId="0000000F">
            <w:pPr>
              <w:spacing w:before="160" w:line="259" w:lineRule="auto"/>
              <w:ind w:left="-992.1259842519685" w:right="-45" w:firstLine="0"/>
              <w:jc w:val="center"/>
              <w:rPr>
                <w:rFonts w:ascii="Arial" w:cs="Arial" w:eastAsia="Arial" w:hAnsi="Arial"/>
                <w:b w:val="0"/>
                <w:color w:val="000000"/>
                <w:sz w:val="36"/>
                <w:szCs w:val="36"/>
              </w:rPr>
            </w:pPr>
            <w:r w:rsidDel="00000000" w:rsidR="00000000" w:rsidRPr="00000000">
              <w:rPr>
                <w:rFonts w:ascii="Arial" w:cs="Arial" w:eastAsia="Arial" w:hAnsi="Arial"/>
                <w:b w:val="0"/>
                <w:color w:val="000000"/>
                <w:sz w:val="36"/>
                <w:szCs w:val="36"/>
                <w:rtl w:val="0"/>
              </w:rPr>
              <w:t xml:space="preserve"> Nhóm 11: Nguyễn Văn Thường - 0206066 (*)</w:t>
            </w:r>
          </w:p>
          <w:p w:rsidR="00000000" w:rsidDel="00000000" w:rsidP="00000000" w:rsidRDefault="00000000" w:rsidRPr="00000000" w14:paraId="00000010">
            <w:pPr>
              <w:spacing w:before="160" w:line="259" w:lineRule="auto"/>
              <w:rPr>
                <w:rFonts w:ascii="Arial" w:cs="Arial" w:eastAsia="Arial" w:hAnsi="Arial"/>
                <w:b w:val="0"/>
                <w:color w:val="000000"/>
                <w:sz w:val="36"/>
                <w:szCs w:val="36"/>
              </w:rPr>
            </w:pPr>
            <w:r w:rsidDel="00000000" w:rsidR="00000000" w:rsidRPr="00000000">
              <w:rPr>
                <w:color w:val="000000"/>
                <w:sz w:val="36"/>
                <w:szCs w:val="36"/>
                <w:rtl w:val="0"/>
              </w:rPr>
              <w:t xml:space="preserve">                                  </w:t>
            </w:r>
            <w:r w:rsidDel="00000000" w:rsidR="00000000" w:rsidRPr="00000000">
              <w:rPr>
                <w:rFonts w:ascii="Arial" w:cs="Arial" w:eastAsia="Arial" w:hAnsi="Arial"/>
                <w:b w:val="0"/>
                <w:color w:val="000000"/>
                <w:sz w:val="36"/>
                <w:szCs w:val="36"/>
                <w:rtl w:val="0"/>
              </w:rPr>
              <w:t xml:space="preserve">Nguyễn Sỹ Minh - 0196766</w:t>
            </w:r>
          </w:p>
          <w:p w:rsidR="00000000" w:rsidDel="00000000" w:rsidP="00000000" w:rsidRDefault="00000000" w:rsidRPr="00000000" w14:paraId="00000011">
            <w:pPr>
              <w:spacing w:before="160" w:line="259" w:lineRule="auto"/>
              <w:rPr>
                <w:rFonts w:ascii="Arial" w:cs="Arial" w:eastAsia="Arial" w:hAnsi="Arial"/>
                <w:b w:val="0"/>
                <w:color w:val="000000"/>
                <w:sz w:val="36"/>
                <w:szCs w:val="36"/>
              </w:rPr>
            </w:pPr>
            <w:r w:rsidDel="00000000" w:rsidR="00000000" w:rsidRPr="00000000">
              <w:rPr>
                <w:b w:val="0"/>
                <w:color w:val="000000"/>
                <w:sz w:val="36"/>
                <w:szCs w:val="36"/>
                <w:rtl w:val="0"/>
              </w:rPr>
              <w:t xml:space="preserve">                                  </w:t>
            </w:r>
            <w:r w:rsidDel="00000000" w:rsidR="00000000" w:rsidRPr="00000000">
              <w:rPr>
                <w:rFonts w:ascii="Arial" w:cs="Arial" w:eastAsia="Arial" w:hAnsi="Arial"/>
                <w:b w:val="0"/>
                <w:color w:val="000000"/>
                <w:sz w:val="36"/>
                <w:szCs w:val="36"/>
                <w:rtl w:val="0"/>
              </w:rPr>
              <w:t xml:space="preserve">Vũ Tiến Đạt -</w:t>
            </w:r>
            <w:r w:rsidDel="00000000" w:rsidR="00000000" w:rsidRPr="00000000">
              <w:rPr>
                <w:b w:val="0"/>
                <w:color w:val="000000"/>
                <w:sz w:val="36"/>
                <w:szCs w:val="36"/>
                <w:rtl w:val="0"/>
              </w:rPr>
              <w:t xml:space="preserve"> </w:t>
            </w:r>
            <w:r w:rsidDel="00000000" w:rsidR="00000000" w:rsidRPr="00000000">
              <w:rPr>
                <w:rFonts w:ascii="Arial" w:cs="Arial" w:eastAsia="Arial" w:hAnsi="Arial"/>
                <w:b w:val="0"/>
                <w:color w:val="000000"/>
                <w:sz w:val="36"/>
                <w:szCs w:val="36"/>
                <w:rtl w:val="0"/>
              </w:rPr>
              <w:t xml:space="preserve">0186366</w:t>
            </w:r>
          </w:p>
          <w:p w:rsidR="00000000" w:rsidDel="00000000" w:rsidP="00000000" w:rsidRDefault="00000000" w:rsidRPr="00000000" w14:paraId="00000012">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3">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4">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5">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6">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7">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8">
            <w:pPr>
              <w:spacing w:before="160" w:line="259" w:lineRule="auto"/>
              <w:rPr>
                <w:b w:val="0"/>
                <w:color w:val="000000"/>
                <w:sz w:val="32"/>
                <w:szCs w:val="32"/>
              </w:rPr>
            </w:pPr>
            <w:r w:rsidDel="00000000" w:rsidR="00000000" w:rsidRPr="00000000">
              <w:rPr>
                <w:rtl w:val="0"/>
              </w:rPr>
            </w:r>
          </w:p>
          <w:p w:rsidR="00000000" w:rsidDel="00000000" w:rsidP="00000000" w:rsidRDefault="00000000" w:rsidRPr="00000000" w14:paraId="00000019">
            <w:pPr>
              <w:spacing w:before="160" w:line="259" w:lineRule="auto"/>
              <w:ind w:left="-992.1259842519685" w:firstLine="0"/>
              <w:jc w:val="center"/>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rtl w:val="0"/>
              </w:rPr>
              <w:t xml:space="preserve">Hà Nội, ngày 05 tháng 07 năm 2023</w:t>
            </w:r>
          </w:p>
          <w:p w:rsidR="00000000" w:rsidDel="00000000" w:rsidP="00000000" w:rsidRDefault="00000000" w:rsidRPr="00000000" w14:paraId="0000001A">
            <w:pPr>
              <w:spacing w:before="160" w:line="259" w:lineRule="auto"/>
              <w:ind w:left="0" w:right="242.00787401574928" w:firstLine="0"/>
              <w:jc w:val="left"/>
              <w:rPr>
                <w:color w:val="061f57"/>
                <w:sz w:val="32"/>
                <w:szCs w:val="32"/>
              </w:rPr>
            </w:pPr>
            <w:r w:rsidDel="00000000" w:rsidR="00000000" w:rsidRPr="00000000">
              <w:rPr>
                <w:color w:val="061f57"/>
                <w:sz w:val="32"/>
                <w:szCs w:val="32"/>
                <w:rtl w:val="0"/>
              </w:rPr>
              <w:t xml:space="preserve">Tất cả các hình ảnh, bản vẽ của đồ án trong đây chỉ là bản demo, do kích thước quá nhỏ nên rất khó xem. Chúng em có tải lên và để trong phần diagram gửi cùng báo cáo ạ. </w:t>
            </w:r>
          </w:p>
          <w:p w:rsidR="00000000" w:rsidDel="00000000" w:rsidP="00000000" w:rsidRDefault="00000000" w:rsidRPr="00000000" w14:paraId="0000001B">
            <w:pPr>
              <w:spacing w:before="160" w:line="259" w:lineRule="auto"/>
              <w:ind w:right="242.00787401574928"/>
              <w:jc w:val="left"/>
              <w:rPr>
                <w:b w:val="0"/>
                <w:color w:val="061f57"/>
                <w:sz w:val="40"/>
                <w:szCs w:val="40"/>
              </w:rPr>
            </w:pPr>
            <w:r w:rsidDel="00000000" w:rsidR="00000000" w:rsidRPr="00000000">
              <w:rPr>
                <w:rtl w:val="0"/>
              </w:rPr>
            </w:r>
          </w:p>
          <w:p w:rsidR="00000000" w:rsidDel="00000000" w:rsidP="00000000" w:rsidRDefault="00000000" w:rsidRPr="00000000" w14:paraId="0000001C">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1D">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1E">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1F">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20">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21">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22">
            <w:pPr>
              <w:spacing w:before="160" w:line="259" w:lineRule="auto"/>
              <w:ind w:right="242.00787401574928"/>
              <w:jc w:val="center"/>
              <w:rPr>
                <w:b w:val="0"/>
                <w:color w:val="061f57"/>
                <w:sz w:val="40"/>
                <w:szCs w:val="40"/>
              </w:rPr>
            </w:pPr>
            <w:r w:rsidDel="00000000" w:rsidR="00000000" w:rsidRPr="00000000">
              <w:rPr>
                <w:rtl w:val="0"/>
              </w:rPr>
            </w:r>
          </w:p>
          <w:p w:rsidR="00000000" w:rsidDel="00000000" w:rsidP="00000000" w:rsidRDefault="00000000" w:rsidRPr="00000000" w14:paraId="00000023">
            <w:pPr>
              <w:spacing w:before="160" w:line="259" w:lineRule="auto"/>
              <w:ind w:right="242.00787401574928"/>
              <w:jc w:val="left"/>
              <w:rPr>
                <w:b w:val="0"/>
                <w:color w:val="061f57"/>
                <w:sz w:val="40"/>
                <w:szCs w:val="40"/>
              </w:rPr>
            </w:pPr>
            <w:r w:rsidDel="00000000" w:rsidR="00000000" w:rsidRPr="00000000">
              <w:rPr>
                <w:rtl w:val="0"/>
              </w:rPr>
            </w:r>
          </w:p>
          <w:p w:rsidR="00000000" w:rsidDel="00000000" w:rsidP="00000000" w:rsidRDefault="00000000" w:rsidRPr="00000000" w14:paraId="00000024">
            <w:pPr>
              <w:spacing w:before="160" w:line="259" w:lineRule="auto"/>
              <w:ind w:right="242.00787401574928"/>
              <w:jc w:val="center"/>
              <w:rPr>
                <w:b w:val="0"/>
                <w:color w:val="061f57"/>
                <w:sz w:val="40"/>
                <w:szCs w:val="40"/>
              </w:rPr>
            </w:pPr>
            <w:r w:rsidDel="00000000" w:rsidR="00000000" w:rsidRPr="00000000">
              <w:rPr>
                <w:b w:val="0"/>
                <w:color w:val="061f57"/>
                <w:sz w:val="40"/>
                <w:szCs w:val="40"/>
                <w:rtl w:val="0"/>
              </w:rPr>
              <w:t xml:space="preserve">Lời Cảm Ơn</w:t>
            </w:r>
          </w:p>
          <w:p w:rsidR="00000000" w:rsidDel="00000000" w:rsidP="00000000" w:rsidRDefault="00000000" w:rsidRPr="00000000" w14:paraId="00000025">
            <w:pPr>
              <w:spacing w:before="160" w:line="259" w:lineRule="auto"/>
              <w:ind w:left="566.9291338582675" w:right="950.6692913385831" w:firstLine="0"/>
              <w:jc w:val="both"/>
              <w:rPr>
                <w:b w:val="0"/>
                <w:color w:val="061f57"/>
                <w:sz w:val="32"/>
                <w:szCs w:val="32"/>
              </w:rPr>
            </w:pPr>
            <w:r w:rsidDel="00000000" w:rsidR="00000000" w:rsidRPr="00000000">
              <w:rPr>
                <w:b w:val="0"/>
                <w:color w:val="061f57"/>
                <w:sz w:val="32"/>
                <w:szCs w:val="32"/>
                <w:rtl w:val="0"/>
              </w:rPr>
              <w:t xml:space="preserve">         Nhóm chúng em xin gửi lời cảm ơn chân thành và sâu sắc nhất đến thầy Trần Văn Thọ đã nhiệt tình giảng dạy, truyền đạt những kiến thức và kinh nghiệm quý báu cho chúng em trong thời gian học tập môn học tại trường.</w:t>
            </w:r>
          </w:p>
          <w:p w:rsidR="00000000" w:rsidDel="00000000" w:rsidP="00000000" w:rsidRDefault="00000000" w:rsidRPr="00000000" w14:paraId="00000026">
            <w:pPr>
              <w:spacing w:before="160" w:line="259" w:lineRule="auto"/>
              <w:ind w:left="566.9291338582675" w:right="950.6692913385831" w:firstLine="0"/>
              <w:jc w:val="both"/>
              <w:rPr>
                <w:b w:val="0"/>
                <w:color w:val="061f57"/>
                <w:sz w:val="32"/>
                <w:szCs w:val="32"/>
              </w:rPr>
            </w:pPr>
            <w:r w:rsidDel="00000000" w:rsidR="00000000" w:rsidRPr="00000000">
              <w:rPr>
                <w:b w:val="0"/>
                <w:color w:val="061f57"/>
                <w:sz w:val="32"/>
                <w:szCs w:val="32"/>
                <w:rtl w:val="0"/>
              </w:rPr>
              <w:t xml:space="preserve">         Trong quá trình thực hiện đồ án, nhóm chúng em đã cố gắng hoàn thành một cách tốt nhất dựa trên kiến thức chúng em có nhưng do kiến thức chưa có phần sâu rộng, còn hạn chế nên sẽ không tránh khỏi những sai sót nhất định, rất mong được sự cảm thông, chia sẻ đến từ thầy!</w:t>
            </w:r>
          </w:p>
          <w:p w:rsidR="00000000" w:rsidDel="00000000" w:rsidP="00000000" w:rsidRDefault="00000000" w:rsidRPr="00000000" w14:paraId="00000027">
            <w:pPr>
              <w:spacing w:before="160" w:line="259" w:lineRule="auto"/>
              <w:ind w:left="1275.5905511811022" w:firstLine="0"/>
              <w:jc w:val="both"/>
              <w:rPr>
                <w:b w:val="0"/>
                <w:color w:val="061f57"/>
                <w:sz w:val="32"/>
                <w:szCs w:val="32"/>
              </w:rPr>
            </w:pPr>
            <w:r w:rsidDel="00000000" w:rsidR="00000000" w:rsidRPr="00000000">
              <w:rPr>
                <w:b w:val="0"/>
                <w:color w:val="061f57"/>
                <w:sz w:val="32"/>
                <w:szCs w:val="32"/>
                <w:rtl w:val="0"/>
              </w:rPr>
              <w:t xml:space="preserve">Nhóm chúng xin chân thành cảm ơn !</w:t>
            </w:r>
          </w:p>
        </w:tc>
      </w:tr>
      <w:tr>
        <w:trPr>
          <w:cantSplit w:val="0"/>
          <w:trHeight w:val="13297.8417968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ind w:left="-992.1259842519685" w:firstLine="0"/>
              <w:jc w:val="center"/>
              <w:rPr>
                <w:color w:val="061f57"/>
                <w:sz w:val="40"/>
                <w:szCs w:val="40"/>
              </w:rPr>
            </w:pPr>
            <w:r w:rsidDel="00000000" w:rsidR="00000000" w:rsidRPr="00000000">
              <w:rPr>
                <w:color w:val="061f57"/>
                <w:sz w:val="40"/>
                <w:szCs w:val="40"/>
                <w:rtl w:val="0"/>
              </w:rPr>
              <w:t xml:space="preserve">Phân chia công việc</w:t>
            </w:r>
          </w:p>
          <w:p w:rsidR="00000000" w:rsidDel="00000000" w:rsidP="00000000" w:rsidRDefault="00000000" w:rsidRPr="00000000" w14:paraId="00000029">
            <w:pPr>
              <w:numPr>
                <w:ilvl w:val="0"/>
                <w:numId w:val="27"/>
              </w:numPr>
              <w:ind w:left="720" w:hanging="360"/>
              <w:jc w:val="left"/>
              <w:rPr>
                <w:b w:val="0"/>
                <w:color w:val="061f57"/>
                <w:sz w:val="36"/>
                <w:szCs w:val="36"/>
                <w:u w:val="none"/>
              </w:rPr>
            </w:pPr>
            <w:r w:rsidDel="00000000" w:rsidR="00000000" w:rsidRPr="00000000">
              <w:rPr>
                <w:b w:val="0"/>
                <w:color w:val="061f57"/>
                <w:sz w:val="36"/>
                <w:szCs w:val="36"/>
                <w:rtl w:val="0"/>
              </w:rPr>
              <w:t xml:space="preserve">Nguyễn Văn Thường: lên kế hoạch và phân chia công việc, kiểm tra tiến độ, góp ý và hướng dẫn công việc của từng thành viên. Phân tích, thiết kế, lên ý tưởng và thảo luận về ý tưởng của sản phẩm. Vẽ sơ đồ thiết kế. Lập trình giao diện, các đối tượng, một số chức năng chính, một số chức năng phụ. VD: màn hình chính, chức năng cut, copy, paste, chức năng tải dữ liệu cho chương trình, phần nội dung chính,... Kiểm thử chương trình và viết báo cáo.</w:t>
            </w:r>
          </w:p>
          <w:p w:rsidR="00000000" w:rsidDel="00000000" w:rsidP="00000000" w:rsidRDefault="00000000" w:rsidRPr="00000000" w14:paraId="0000002A">
            <w:pPr>
              <w:numPr>
                <w:ilvl w:val="0"/>
                <w:numId w:val="27"/>
              </w:numPr>
              <w:ind w:left="720" w:hanging="360"/>
              <w:jc w:val="left"/>
              <w:rPr>
                <w:b w:val="0"/>
                <w:color w:val="061f57"/>
                <w:sz w:val="36"/>
                <w:szCs w:val="36"/>
                <w:u w:val="none"/>
              </w:rPr>
            </w:pPr>
            <w:r w:rsidDel="00000000" w:rsidR="00000000" w:rsidRPr="00000000">
              <w:rPr>
                <w:b w:val="0"/>
                <w:color w:val="061f57"/>
                <w:sz w:val="36"/>
                <w:szCs w:val="36"/>
                <w:rtl w:val="0"/>
              </w:rPr>
              <w:t xml:space="preserve">Nguyễn Sỹ Minh: góp ý công việc của từng thành viên. Phân tích, thiết kế, lên ý tưởng và thảo luận về ý tưởng của sản phẩm. Vẽ sơ đồ thiết kế. Lập trình giao diện, các đối tượng, một số chức năng chính, một số chức năng phụ. VD: phần xem trước bên trái và phần xem chi tiết bên phải, chức năng tìm kiếm,... Tạo dữ liệu kiểm thử trên SQL Server, kiểm thử chương trình và viết báo cáo. </w:t>
            </w:r>
          </w:p>
          <w:p w:rsidR="00000000" w:rsidDel="00000000" w:rsidP="00000000" w:rsidRDefault="00000000" w:rsidRPr="00000000" w14:paraId="0000002B">
            <w:pPr>
              <w:numPr>
                <w:ilvl w:val="0"/>
                <w:numId w:val="27"/>
              </w:numPr>
              <w:ind w:left="720" w:hanging="360"/>
              <w:jc w:val="left"/>
              <w:rPr>
                <w:b w:val="0"/>
                <w:color w:val="061f57"/>
                <w:sz w:val="36"/>
                <w:szCs w:val="36"/>
                <w:u w:val="none"/>
              </w:rPr>
            </w:pPr>
            <w:r w:rsidDel="00000000" w:rsidR="00000000" w:rsidRPr="00000000">
              <w:rPr>
                <w:b w:val="0"/>
                <w:color w:val="061f57"/>
                <w:sz w:val="36"/>
                <w:szCs w:val="36"/>
                <w:rtl w:val="0"/>
              </w:rPr>
              <w:t xml:space="preserve">Vũ Tiến Đạt: góp ý công việc của từng thành viên. Phân tích, thiết kế, lên ý tưởng và thảo luận về ý tưởng của sản phẩm. Vẽ sơ đồ thiết kế. Lập trình giao diện, các đối tượng, một số chức năng chính, một số chức năng phụ. VD: chức năng đăng nhập, đăng ký, chức năng quản lý thông tin cá nhân, tạo và bắt sự kiện cho các chức năng,… Tạo dữ liệu kiểm thử trên hệ thống lưu trữ cục bộ, kiểm thử chương trình và viết báo cáo.</w:t>
            </w:r>
          </w:p>
          <w:p w:rsidR="00000000" w:rsidDel="00000000" w:rsidP="00000000" w:rsidRDefault="00000000" w:rsidRPr="00000000" w14:paraId="0000002C">
            <w:pPr>
              <w:ind w:left="-992.1259842519685" w:firstLine="0"/>
              <w:jc w:val="center"/>
              <w:rPr>
                <w:color w:val="061f57"/>
                <w:sz w:val="60"/>
                <w:szCs w:val="60"/>
              </w:rPr>
            </w:pPr>
            <w:r w:rsidDel="00000000" w:rsidR="00000000" w:rsidRPr="00000000">
              <w:rPr>
                <w:rtl w:val="0"/>
              </w:rPr>
            </w:r>
          </w:p>
          <w:p w:rsidR="00000000" w:rsidDel="00000000" w:rsidP="00000000" w:rsidRDefault="00000000" w:rsidRPr="00000000" w14:paraId="0000002D">
            <w:pPr>
              <w:ind w:left="-992.1259842519685" w:firstLine="0"/>
              <w:jc w:val="center"/>
              <w:rPr>
                <w:color w:val="061f57"/>
                <w:sz w:val="60"/>
                <w:szCs w:val="60"/>
              </w:rPr>
            </w:pPr>
            <w:r w:rsidDel="00000000" w:rsidR="00000000" w:rsidRPr="00000000">
              <w:rPr>
                <w:rtl w:val="0"/>
              </w:rPr>
            </w:r>
          </w:p>
          <w:p w:rsidR="00000000" w:rsidDel="00000000" w:rsidP="00000000" w:rsidRDefault="00000000" w:rsidRPr="00000000" w14:paraId="0000002E">
            <w:pPr>
              <w:ind w:left="-992.1259842519685" w:firstLine="0"/>
              <w:jc w:val="left"/>
              <w:rPr>
                <w:color w:val="061f57"/>
                <w:sz w:val="60"/>
                <w:szCs w:val="60"/>
              </w:rPr>
            </w:pPr>
            <w:r w:rsidDel="00000000" w:rsidR="00000000" w:rsidRPr="00000000">
              <w:rPr>
                <w:rtl w:val="0"/>
              </w:rPr>
            </w:r>
          </w:p>
          <w:p w:rsidR="00000000" w:rsidDel="00000000" w:rsidP="00000000" w:rsidRDefault="00000000" w:rsidRPr="00000000" w14:paraId="0000002F">
            <w:pPr>
              <w:ind w:left="-992.1259842519685" w:firstLine="0"/>
              <w:jc w:val="center"/>
              <w:rPr>
                <w:color w:val="061f57"/>
                <w:sz w:val="60"/>
                <w:szCs w:val="60"/>
              </w:rPr>
            </w:pPr>
            <w:r w:rsidDel="00000000" w:rsidR="00000000" w:rsidRPr="00000000">
              <w:rPr>
                <w:color w:val="061f57"/>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before="60" w:line="240" w:lineRule="auto"/>
                  <w:rPr>
                    <w:i w:val="0"/>
                    <w:smallCaps w:val="0"/>
                    <w:strike w:val="0"/>
                    <w:color w:val="061f57"/>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i w:val="0"/>
                      <w:smallCaps w:val="0"/>
                      <w:strike w:val="0"/>
                      <w:color w:val="061f57"/>
                      <w:u w:val="none"/>
                      <w:shd w:fill="auto" w:val="clear"/>
                      <w:vertAlign w:val="baseline"/>
                      <w:rtl w:val="0"/>
                    </w:rPr>
                    <w:t xml:space="preserve">1. Phát biểu, mô tả bài toán.</w:t>
                    <w:tab/>
                  </w:r>
                </w:hyperlink>
                <w:r w:rsidDel="00000000" w:rsidR="00000000" w:rsidRPr="00000000">
                  <w:rPr>
                    <w:color w:val="061f57"/>
                    <w:rtl w:val="0"/>
                  </w:rPr>
                  <w:t xml:space="preserve">5</w:t>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lgmg52no786">
                  <w:r w:rsidDel="00000000" w:rsidR="00000000" w:rsidRPr="00000000">
                    <w:rPr>
                      <w:i w:val="0"/>
                      <w:smallCaps w:val="0"/>
                      <w:strike w:val="0"/>
                      <w:color w:val="061f57"/>
                      <w:u w:val="none"/>
                      <w:shd w:fill="auto" w:val="clear"/>
                      <w:vertAlign w:val="baseline"/>
                      <w:rtl w:val="0"/>
                    </w:rPr>
                    <w:t xml:space="preserve">1.1. Giới thiệu</w:t>
                    <w:tab/>
                  </w:r>
                </w:hyperlink>
                <w:r w:rsidDel="00000000" w:rsidR="00000000" w:rsidRPr="00000000">
                  <w:rPr>
                    <w:color w:val="061f57"/>
                    <w:rtl w:val="0"/>
                  </w:rPr>
                  <w:t xml:space="preserve">5</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4ysg4adojh7y">
                  <w:r w:rsidDel="00000000" w:rsidR="00000000" w:rsidRPr="00000000">
                    <w:rPr>
                      <w:i w:val="0"/>
                      <w:smallCaps w:val="0"/>
                      <w:strike w:val="0"/>
                      <w:color w:val="061f57"/>
                      <w:u w:val="none"/>
                      <w:shd w:fill="auto" w:val="clear"/>
                      <w:vertAlign w:val="baseline"/>
                      <w:rtl w:val="0"/>
                    </w:rPr>
                    <w:t xml:space="preserve">1.2. Các yêu cầu chức năng</w:t>
                    <w:tab/>
                  </w:r>
                </w:hyperlink>
                <w:r w:rsidDel="00000000" w:rsidR="00000000" w:rsidRPr="00000000">
                  <w:rPr>
                    <w:color w:val="061f57"/>
                    <w:rtl w:val="0"/>
                  </w:rPr>
                  <w:t xml:space="preserve">5</w:t>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aofsdxtcd0u8">
                  <w:r w:rsidDel="00000000" w:rsidR="00000000" w:rsidRPr="00000000">
                    <w:rPr>
                      <w:i w:val="0"/>
                      <w:smallCaps w:val="0"/>
                      <w:strike w:val="0"/>
                      <w:color w:val="061f57"/>
                      <w:u w:val="none"/>
                      <w:shd w:fill="auto" w:val="clear"/>
                      <w:vertAlign w:val="baseline"/>
                      <w:rtl w:val="0"/>
                    </w:rPr>
                    <w:t xml:space="preserve">1.3. Đặc tả kỹ thuật</w:t>
                    <w:tab/>
                  </w:r>
                </w:hyperlink>
                <w:r w:rsidDel="00000000" w:rsidR="00000000" w:rsidRPr="00000000">
                  <w:rPr>
                    <w:color w:val="061f57"/>
                    <w:rtl w:val="0"/>
                  </w:rPr>
                  <w:t xml:space="preserve">6</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mh0jdihu9tov">
                  <w:r w:rsidDel="00000000" w:rsidR="00000000" w:rsidRPr="00000000">
                    <w:rPr>
                      <w:i w:val="0"/>
                      <w:smallCaps w:val="0"/>
                      <w:strike w:val="0"/>
                      <w:color w:val="061f57"/>
                      <w:u w:val="none"/>
                      <w:shd w:fill="auto" w:val="clear"/>
                      <w:vertAlign w:val="baseline"/>
                      <w:rtl w:val="0"/>
                    </w:rPr>
                    <w:t xml:space="preserve">1.4. Tài liệu hướng dẫn sử dụng</w:t>
                    <w:tab/>
                  </w:r>
                </w:hyperlink>
                <w:r w:rsidDel="00000000" w:rsidR="00000000" w:rsidRPr="00000000">
                  <w:rPr>
                    <w:color w:val="061f57"/>
                    <w:rtl w:val="0"/>
                  </w:rPr>
                  <w:t xml:space="preserve">6</w:t>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x52003nczc60">
                  <w:r w:rsidDel="00000000" w:rsidR="00000000" w:rsidRPr="00000000">
                    <w:rPr>
                      <w:i w:val="0"/>
                      <w:smallCaps w:val="0"/>
                      <w:strike w:val="0"/>
                      <w:color w:val="061f57"/>
                      <w:u w:val="none"/>
                      <w:shd w:fill="auto" w:val="clear"/>
                      <w:vertAlign w:val="baseline"/>
                      <w:rtl w:val="0"/>
                    </w:rPr>
                    <w:t xml:space="preserve">1.5. Bảo trì, nâng cấp</w:t>
                    <w:tab/>
                  </w:r>
                </w:hyperlink>
                <w:r w:rsidDel="00000000" w:rsidR="00000000" w:rsidRPr="00000000">
                  <w:rPr>
                    <w:color w:val="061f57"/>
                    <w:rtl w:val="0"/>
                  </w:rPr>
                  <w:t xml:space="preserve">6</w:t>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i w:val="0"/>
                    <w:smallCaps w:val="0"/>
                    <w:strike w:val="0"/>
                    <w:color w:val="061f57"/>
                    <w:u w:val="none"/>
                    <w:shd w:fill="auto" w:val="clear"/>
                    <w:vertAlign w:val="baseline"/>
                  </w:rPr>
                </w:pPr>
                <w:hyperlink w:anchor="_heading=">
                  <w:r w:rsidDel="00000000" w:rsidR="00000000" w:rsidRPr="00000000">
                    <w:rPr>
                      <w:i w:val="0"/>
                      <w:smallCaps w:val="0"/>
                      <w:strike w:val="0"/>
                      <w:color w:val="061f57"/>
                      <w:u w:val="none"/>
                      <w:shd w:fill="auto" w:val="clear"/>
                      <w:vertAlign w:val="baseline"/>
                      <w:rtl w:val="0"/>
                    </w:rPr>
                    <w:t xml:space="preserve">2. Phân tích : các biểu đồ cho phân tích bài toán.</w:t>
                    <w:tab/>
                  </w:r>
                </w:hyperlink>
                <w:r w:rsidDel="00000000" w:rsidR="00000000" w:rsidRPr="00000000">
                  <w:rPr>
                    <w:color w:val="061f57"/>
                    <w:rtl w:val="0"/>
                  </w:rPr>
                  <w:t xml:space="preserve">7</w:t>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na8m9itr5mew">
                  <w:r w:rsidDel="00000000" w:rsidR="00000000" w:rsidRPr="00000000">
                    <w:rPr>
                      <w:i w:val="0"/>
                      <w:smallCaps w:val="0"/>
                      <w:strike w:val="0"/>
                      <w:color w:val="061f57"/>
                      <w:u w:val="none"/>
                      <w:shd w:fill="auto" w:val="clear"/>
                      <w:vertAlign w:val="baseline"/>
                      <w:rtl w:val="0"/>
                    </w:rPr>
                    <w:t xml:space="preserve">2.1. Erd</w:t>
                    <w:tab/>
                  </w:r>
                </w:hyperlink>
                <w:r w:rsidDel="00000000" w:rsidR="00000000" w:rsidRPr="00000000">
                  <w:rPr>
                    <w:color w:val="061f57"/>
                    <w:rtl w:val="0"/>
                  </w:rPr>
                  <w:t xml:space="preserve">7</w:t>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t4ph4g8mu1k">
                  <w:r w:rsidDel="00000000" w:rsidR="00000000" w:rsidRPr="00000000">
                    <w:rPr>
                      <w:i w:val="0"/>
                      <w:smallCaps w:val="0"/>
                      <w:strike w:val="0"/>
                      <w:color w:val="061f57"/>
                      <w:u w:val="none"/>
                      <w:shd w:fill="auto" w:val="clear"/>
                      <w:vertAlign w:val="baseline"/>
                      <w:rtl w:val="0"/>
                    </w:rPr>
                    <w:t xml:space="preserve">2.2. Use Case.</w:t>
                    <w:tab/>
                  </w:r>
                </w:hyperlink>
                <w:r w:rsidDel="00000000" w:rsidR="00000000" w:rsidRPr="00000000">
                  <w:rPr>
                    <w:color w:val="061f57"/>
                    <w:rtl w:val="0"/>
                  </w:rPr>
                  <w:t xml:space="preserve">9</w:t>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g23ch22qtm53">
                  <w:r w:rsidDel="00000000" w:rsidR="00000000" w:rsidRPr="00000000">
                    <w:rPr>
                      <w:i w:val="0"/>
                      <w:smallCaps w:val="0"/>
                      <w:strike w:val="0"/>
                      <w:color w:val="061f57"/>
                      <w:u w:val="none"/>
                      <w:shd w:fill="auto" w:val="clear"/>
                      <w:vertAlign w:val="baseline"/>
                      <w:rtl w:val="0"/>
                    </w:rPr>
                    <w:t xml:space="preserve">2.3. Class Diagram.</w:t>
                    <w:tab/>
                  </w:r>
                </w:hyperlink>
                <w:r w:rsidDel="00000000" w:rsidR="00000000" w:rsidRPr="00000000">
                  <w:rPr>
                    <w:color w:val="061f57"/>
                    <w:rtl w:val="0"/>
                  </w:rPr>
                  <w:t xml:space="preserve">14</w:t>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i w:val="0"/>
                    <w:smallCaps w:val="0"/>
                    <w:strike w:val="0"/>
                    <w:color w:val="061f57"/>
                    <w:u w:val="none"/>
                    <w:shd w:fill="auto" w:val="clear"/>
                    <w:vertAlign w:val="baseline"/>
                  </w:rPr>
                </w:pPr>
                <w:hyperlink w:anchor="_heading=">
                  <w:r w:rsidDel="00000000" w:rsidR="00000000" w:rsidRPr="00000000">
                    <w:rPr>
                      <w:i w:val="0"/>
                      <w:smallCaps w:val="0"/>
                      <w:strike w:val="0"/>
                      <w:color w:val="061f57"/>
                      <w:u w:val="none"/>
                      <w:shd w:fill="auto" w:val="clear"/>
                      <w:vertAlign w:val="baseline"/>
                      <w:rtl w:val="0"/>
                    </w:rPr>
                    <w:t xml:space="preserve">3. Thiết kế: các biểu đồ UML cho thiết kế ứng dụng.</w:t>
                    <w:tab/>
                  </w:r>
                </w:hyperlink>
                <w:r w:rsidDel="00000000" w:rsidR="00000000" w:rsidRPr="00000000">
                  <w:rPr>
                    <w:color w:val="061f57"/>
                    <w:rtl w:val="0"/>
                  </w:rPr>
                  <w:t xml:space="preserve">14</w:t>
                </w: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vabp6ycgjbrd">
                  <w:r w:rsidDel="00000000" w:rsidR="00000000" w:rsidRPr="00000000">
                    <w:rPr>
                      <w:i w:val="0"/>
                      <w:smallCaps w:val="0"/>
                      <w:strike w:val="0"/>
                      <w:color w:val="061f57"/>
                      <w:u w:val="none"/>
                      <w:shd w:fill="auto" w:val="clear"/>
                      <w:vertAlign w:val="baseline"/>
                      <w:rtl w:val="0"/>
                    </w:rPr>
                    <w:t xml:space="preserve">3.1.Component Diagram</w:t>
                    <w:tab/>
                  </w:r>
                </w:hyperlink>
                <w:r w:rsidDel="00000000" w:rsidR="00000000" w:rsidRPr="00000000">
                  <w:rPr>
                    <w:color w:val="061f57"/>
                    <w:rtl w:val="0"/>
                  </w:rPr>
                  <w:t xml:space="preserve">14</w:t>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i w:val="0"/>
                    <w:smallCaps w:val="0"/>
                    <w:strike w:val="0"/>
                    <w:color w:val="061f57"/>
                    <w:u w:val="none"/>
                    <w:shd w:fill="auto" w:val="clear"/>
                    <w:vertAlign w:val="baseline"/>
                  </w:rPr>
                </w:pPr>
                <w:hyperlink w:anchor="_heading=h.fofi9guhbs9g">
                  <w:r w:rsidDel="00000000" w:rsidR="00000000" w:rsidRPr="00000000">
                    <w:rPr>
                      <w:i w:val="0"/>
                      <w:smallCaps w:val="0"/>
                      <w:strike w:val="0"/>
                      <w:color w:val="061f57"/>
                      <w:u w:val="none"/>
                      <w:shd w:fill="auto" w:val="clear"/>
                      <w:vertAlign w:val="baseline"/>
                      <w:rtl w:val="0"/>
                    </w:rPr>
                    <w:t xml:space="preserve">4. Mô tả cài đặt, hướng dẫn sử dụng.</w:t>
                    <w:tab/>
                  </w:r>
                </w:hyperlink>
                <w:r w:rsidDel="00000000" w:rsidR="00000000" w:rsidRPr="00000000">
                  <w:rPr>
                    <w:color w:val="061f57"/>
                    <w:rtl w:val="0"/>
                  </w:rPr>
                  <w:t xml:space="preserve">15</w:t>
                </w: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xpnho9zcwtgz">
                  <w:r w:rsidDel="00000000" w:rsidR="00000000" w:rsidRPr="00000000">
                    <w:rPr>
                      <w:i w:val="0"/>
                      <w:smallCaps w:val="0"/>
                      <w:strike w:val="0"/>
                      <w:color w:val="061f57"/>
                      <w:u w:val="none"/>
                      <w:shd w:fill="auto" w:val="clear"/>
                      <w:vertAlign w:val="baseline"/>
                      <w:rtl w:val="0"/>
                    </w:rPr>
                    <w:t xml:space="preserve">4.1. Hướng dẫn cài đặt</w:t>
                    <w:tab/>
                  </w:r>
                </w:hyperlink>
                <w:r w:rsidDel="00000000" w:rsidR="00000000" w:rsidRPr="00000000">
                  <w:rPr>
                    <w:color w:val="061f57"/>
                    <w:rtl w:val="0"/>
                  </w:rPr>
                  <w:t xml:space="preserve">16</w:t>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hpsj51k3xltj">
                  <w:r w:rsidDel="00000000" w:rsidR="00000000" w:rsidRPr="00000000">
                    <w:rPr>
                      <w:i w:val="0"/>
                      <w:smallCaps w:val="0"/>
                      <w:strike w:val="0"/>
                      <w:color w:val="061f57"/>
                      <w:u w:val="none"/>
                      <w:shd w:fill="auto" w:val="clear"/>
                      <w:vertAlign w:val="baseline"/>
                      <w:rtl w:val="0"/>
                    </w:rPr>
                    <w:t xml:space="preserve">4.2. Hướng dẫn sử dụng</w:t>
                    <w:tab/>
                  </w:r>
                </w:hyperlink>
                <w:r w:rsidDel="00000000" w:rsidR="00000000" w:rsidRPr="00000000">
                  <w:rPr>
                    <w:color w:val="061f57"/>
                    <w:rtl w:val="0"/>
                  </w:rPr>
                  <w:t xml:space="preserve">19</w:t>
                </w:r>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i w:val="0"/>
                    <w:smallCaps w:val="0"/>
                    <w:strike w:val="0"/>
                    <w:color w:val="061f57"/>
                    <w:u w:val="none"/>
                    <w:shd w:fill="auto" w:val="clear"/>
                    <w:vertAlign w:val="baseline"/>
                  </w:rPr>
                </w:pPr>
                <w:hyperlink w:anchor="_heading=">
                  <w:r w:rsidDel="00000000" w:rsidR="00000000" w:rsidRPr="00000000">
                    <w:rPr>
                      <w:i w:val="0"/>
                      <w:smallCaps w:val="0"/>
                      <w:strike w:val="0"/>
                      <w:color w:val="061f57"/>
                      <w:u w:val="none"/>
                      <w:shd w:fill="auto" w:val="clear"/>
                      <w:vertAlign w:val="baseline"/>
                      <w:rtl w:val="0"/>
                    </w:rPr>
                    <w:t xml:space="preserve">5. Mô tả kiểm thử, thử nghiệm ứng dụng với các bộ dữ liệu.</w:t>
                    <w:tab/>
                  </w:r>
                </w:hyperlink>
                <w:r w:rsidDel="00000000" w:rsidR="00000000" w:rsidRPr="00000000">
                  <w:rPr>
                    <w:color w:val="061f57"/>
                    <w:rtl w:val="0"/>
                  </w:rPr>
                  <w:t xml:space="preserve">23</w:t>
                </w:r>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thk3s4nxj0rc">
                  <w:r w:rsidDel="00000000" w:rsidR="00000000" w:rsidRPr="00000000">
                    <w:rPr>
                      <w:i w:val="0"/>
                      <w:smallCaps w:val="0"/>
                      <w:strike w:val="0"/>
                      <w:color w:val="061f57"/>
                      <w:u w:val="none"/>
                      <w:shd w:fill="auto" w:val="clear"/>
                      <w:vertAlign w:val="baseline"/>
                      <w:rtl w:val="0"/>
                    </w:rPr>
                    <w:t xml:space="preserve">5.1. Kiểm thử chức năng đăng nhập/đăng ký.</w:t>
                    <w:tab/>
                  </w:r>
                </w:hyperlink>
                <w:r w:rsidDel="00000000" w:rsidR="00000000" w:rsidRPr="00000000">
                  <w:rPr>
                    <w:color w:val="061f57"/>
                    <w:rtl w:val="0"/>
                  </w:rPr>
                  <w:t xml:space="preserve">23</w:t>
                </w:r>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a6ak6752owm6">
                  <w:r w:rsidDel="00000000" w:rsidR="00000000" w:rsidRPr="00000000">
                    <w:rPr>
                      <w:i w:val="0"/>
                      <w:smallCaps w:val="0"/>
                      <w:strike w:val="0"/>
                      <w:color w:val="061f57"/>
                      <w:u w:val="none"/>
                      <w:shd w:fill="auto" w:val="clear"/>
                      <w:vertAlign w:val="baseline"/>
                      <w:rtl w:val="0"/>
                    </w:rPr>
                    <w:t xml:space="preserve">5.2.Kiểm thử tên File/Folder.</w:t>
                    <w:tab/>
                  </w:r>
                </w:hyperlink>
                <w:r w:rsidDel="00000000" w:rsidR="00000000" w:rsidRPr="00000000">
                  <w:rPr>
                    <w:color w:val="061f57"/>
                    <w:rtl w:val="0"/>
                  </w:rPr>
                  <w:t xml:space="preserve">24</w:t>
                </w:r>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ixtkyq2aa4vd">
                  <w:r w:rsidDel="00000000" w:rsidR="00000000" w:rsidRPr="00000000">
                    <w:rPr>
                      <w:i w:val="0"/>
                      <w:smallCaps w:val="0"/>
                      <w:strike w:val="0"/>
                      <w:color w:val="061f57"/>
                      <w:u w:val="none"/>
                      <w:shd w:fill="auto" w:val="clear"/>
                      <w:vertAlign w:val="baseline"/>
                      <w:rtl w:val="0"/>
                    </w:rPr>
                    <w:t xml:space="preserve">5.3. Kiểm thử các chức năng Edit.</w:t>
                    <w:tab/>
                  </w:r>
                </w:hyperlink>
                <w:r w:rsidDel="00000000" w:rsidR="00000000" w:rsidRPr="00000000">
                  <w:rPr>
                    <w:color w:val="061f57"/>
                    <w:rtl w:val="0"/>
                  </w:rPr>
                  <w:t xml:space="preserve">24</w:t>
                </w: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i w:val="0"/>
                    <w:smallCaps w:val="0"/>
                    <w:strike w:val="0"/>
                    <w:color w:val="061f57"/>
                    <w:u w:val="none"/>
                    <w:shd w:fill="auto" w:val="clear"/>
                    <w:vertAlign w:val="baseline"/>
                  </w:rPr>
                </w:pPr>
                <w:hyperlink w:anchor="_heading=">
                  <w:r w:rsidDel="00000000" w:rsidR="00000000" w:rsidRPr="00000000">
                    <w:rPr>
                      <w:i w:val="0"/>
                      <w:smallCaps w:val="0"/>
                      <w:strike w:val="0"/>
                      <w:color w:val="061f57"/>
                      <w:u w:val="none"/>
                      <w:shd w:fill="auto" w:val="clear"/>
                      <w:vertAlign w:val="baseline"/>
                      <w:rtl w:val="0"/>
                    </w:rPr>
                    <w:t xml:space="preserve">6. Kết luận.</w:t>
                    <w:tab/>
                  </w:r>
                </w:hyperlink>
                <w:r w:rsidDel="00000000" w:rsidR="00000000" w:rsidRPr="00000000">
                  <w:rPr>
                    <w:color w:val="061f57"/>
                    <w:rtl w:val="0"/>
                  </w:rPr>
                  <w:t xml:space="preserve">30</w:t>
                </w:r>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pwprlz1wsyv3">
                  <w:r w:rsidDel="00000000" w:rsidR="00000000" w:rsidRPr="00000000">
                    <w:rPr>
                      <w:i w:val="0"/>
                      <w:smallCaps w:val="0"/>
                      <w:strike w:val="0"/>
                      <w:color w:val="061f57"/>
                      <w:u w:val="none"/>
                      <w:shd w:fill="auto" w:val="clear"/>
                      <w:vertAlign w:val="baseline"/>
                      <w:rtl w:val="0"/>
                    </w:rPr>
                    <w:t xml:space="preserve">6.1. Kết quả đạt được</w:t>
                    <w:tab/>
                  </w:r>
                </w:hyperlink>
                <w:r w:rsidDel="00000000" w:rsidR="00000000" w:rsidRPr="00000000">
                  <w:rPr>
                    <w:color w:val="061f57"/>
                    <w:rtl w:val="0"/>
                  </w:rPr>
                  <w:t xml:space="preserve">30</w:t>
                </w:r>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i w:val="0"/>
                    <w:smallCaps w:val="0"/>
                    <w:strike w:val="0"/>
                    <w:color w:val="061f57"/>
                    <w:u w:val="none"/>
                    <w:shd w:fill="auto" w:val="clear"/>
                    <w:vertAlign w:val="baseline"/>
                  </w:rPr>
                </w:pPr>
                <w:hyperlink w:anchor="_heading=h.x6hllwxiegfy">
                  <w:r w:rsidDel="00000000" w:rsidR="00000000" w:rsidRPr="00000000">
                    <w:rPr>
                      <w:i w:val="0"/>
                      <w:smallCaps w:val="0"/>
                      <w:strike w:val="0"/>
                      <w:color w:val="061f57"/>
                      <w:u w:val="none"/>
                      <w:shd w:fill="auto" w:val="clear"/>
                      <w:vertAlign w:val="baseline"/>
                      <w:rtl w:val="0"/>
                    </w:rPr>
                    <w:t xml:space="preserve">6.2. Hạn chế</w:t>
                    <w:tab/>
                  </w:r>
                </w:hyperlink>
                <w:r w:rsidDel="00000000" w:rsidR="00000000" w:rsidRPr="00000000">
                  <w:rPr>
                    <w:color w:val="061f57"/>
                    <w:rtl w:val="0"/>
                  </w:rPr>
                  <w:t xml:space="preserve">30</w:t>
                </w:r>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i w:val="0"/>
                    <w:smallCaps w:val="0"/>
                    <w:strike w:val="0"/>
                    <w:color w:val="061f57"/>
                    <w:u w:val="none"/>
                    <w:shd w:fill="auto" w:val="clear"/>
                    <w:vertAlign w:val="baseline"/>
                  </w:rPr>
                </w:pPr>
                <w:hyperlink w:anchor="_heading=">
                  <w:r w:rsidDel="00000000" w:rsidR="00000000" w:rsidRPr="00000000">
                    <w:rPr>
                      <w:i w:val="0"/>
                      <w:smallCaps w:val="0"/>
                      <w:strike w:val="0"/>
                      <w:color w:val="061f57"/>
                      <w:u w:val="none"/>
                      <w:shd w:fill="auto" w:val="clear"/>
                      <w:vertAlign w:val="baseline"/>
                      <w:rtl w:val="0"/>
                    </w:rPr>
                    <w:t xml:space="preserve">7. Tài liệu tham khảo.</w:t>
                    <w:tab/>
                  </w:r>
                </w:hyperlink>
                <w:r w:rsidDel="00000000" w:rsidR="00000000" w:rsidRPr="00000000">
                  <w:rPr>
                    <w:color w:val="061f57"/>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ind w:left="0" w:right="655.2755905511822" w:firstLine="0"/>
              <w:jc w:val="left"/>
              <w:rPr>
                <w:color w:val="061f57"/>
                <w:sz w:val="32"/>
                <w:szCs w:val="32"/>
              </w:rPr>
            </w:pPr>
            <w:r w:rsidDel="00000000" w:rsidR="00000000" w:rsidRPr="00000000">
              <w:rPr>
                <w:rtl w:val="0"/>
              </w:rPr>
            </w:r>
          </w:p>
          <w:p w:rsidR="00000000" w:rsidDel="00000000" w:rsidP="00000000" w:rsidRDefault="00000000" w:rsidRPr="00000000" w14:paraId="00000048">
            <w:pPr>
              <w:ind w:left="0" w:firstLine="0"/>
              <w:jc w:val="left"/>
              <w:rPr>
                <w:color w:val="000000"/>
                <w:sz w:val="32"/>
                <w:szCs w:val="32"/>
              </w:rPr>
            </w:pPr>
            <w:r w:rsidDel="00000000" w:rsidR="00000000" w:rsidRPr="00000000">
              <w:rPr>
                <w:rtl w:val="0"/>
              </w:rPr>
            </w:r>
          </w:p>
          <w:p w:rsidR="00000000" w:rsidDel="00000000" w:rsidP="00000000" w:rsidRDefault="00000000" w:rsidRPr="00000000" w14:paraId="00000049">
            <w:pPr>
              <w:pStyle w:val="Heading1"/>
              <w:rPr>
                <w:color w:val="000000"/>
                <w:sz w:val="40"/>
                <w:szCs w:val="40"/>
              </w:rPr>
            </w:pPr>
            <w:bookmarkStart w:colFirst="0" w:colLast="0" w:name="_heading=h.aur3zugbdm5t" w:id="0"/>
            <w:bookmarkEnd w:id="0"/>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color w:val="000000"/>
                <w:sz w:val="10"/>
                <w:szCs w:val="10"/>
              </w:rPr>
            </w:pPr>
            <w:r w:rsidDel="00000000" w:rsidR="00000000" w:rsidRPr="00000000">
              <w:rPr>
                <w:rtl w:val="0"/>
              </w:rPr>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color w:val="000000"/>
                <w:sz w:val="10"/>
                <w:szCs w:val="10"/>
              </w:rPr>
            </w:pPr>
            <w:r w:rsidDel="00000000" w:rsidR="00000000" w:rsidRPr="00000000">
              <w:rPr>
                <w:rtl w:val="0"/>
              </w:rPr>
            </w:r>
          </w:p>
        </w:tc>
      </w:tr>
    </w:tbl>
    <w:p w:rsidR="00000000" w:rsidDel="00000000" w:rsidP="00000000" w:rsidRDefault="00000000" w:rsidRPr="00000000" w14:paraId="0000004C">
      <w:pPr>
        <w:spacing w:after="200" w:lineRule="auto"/>
        <w:jc w:val="center"/>
        <w:rPr>
          <w:rFonts w:ascii="Arial" w:cs="Arial" w:eastAsia="Arial" w:hAnsi="Arial"/>
          <w:color w:val="061f57"/>
          <w:sz w:val="52"/>
          <w:szCs w:val="52"/>
        </w:rPr>
      </w:pPr>
      <w:r w:rsidDel="00000000" w:rsidR="00000000" w:rsidRPr="00000000">
        <w:rPr>
          <w:rtl w:val="0"/>
        </w:rPr>
      </w:r>
    </w:p>
    <w:p w:rsidR="00000000" w:rsidDel="00000000" w:rsidP="00000000" w:rsidRDefault="00000000" w:rsidRPr="00000000" w14:paraId="0000004D">
      <w:pPr>
        <w:spacing w:after="200" w:lineRule="auto"/>
        <w:jc w:val="center"/>
        <w:rPr>
          <w:rFonts w:ascii="Arial" w:cs="Arial" w:eastAsia="Arial" w:hAnsi="Arial"/>
          <w:color w:val="061f57"/>
          <w:sz w:val="52"/>
          <w:szCs w:val="52"/>
        </w:rPr>
      </w:pPr>
      <w:r w:rsidDel="00000000" w:rsidR="00000000" w:rsidRPr="00000000">
        <w:rPr>
          <w:rtl w:val="0"/>
        </w:rPr>
      </w:r>
    </w:p>
    <w:p w:rsidR="00000000" w:rsidDel="00000000" w:rsidP="00000000" w:rsidRDefault="00000000" w:rsidRPr="00000000" w14:paraId="0000004E">
      <w:pPr>
        <w:spacing w:after="200" w:lineRule="auto"/>
        <w:jc w:val="center"/>
        <w:rPr>
          <w:rFonts w:ascii="Arial" w:cs="Arial" w:eastAsia="Arial" w:hAnsi="Arial"/>
          <w:color w:val="061f57"/>
          <w:sz w:val="52"/>
          <w:szCs w:val="52"/>
        </w:rPr>
      </w:pPr>
      <w:r w:rsidDel="00000000" w:rsidR="00000000" w:rsidRPr="00000000">
        <w:rPr>
          <w:rFonts w:ascii="Arial" w:cs="Arial" w:eastAsia="Arial" w:hAnsi="Arial"/>
          <w:color w:val="061f57"/>
          <w:sz w:val="52"/>
          <w:szCs w:val="52"/>
          <w:rtl w:val="0"/>
        </w:rPr>
        <w:t xml:space="preserve">Đồ Án Lập Trình Hướng Đối Tượng</w:t>
      </w:r>
    </w:p>
    <w:p w:rsidR="00000000" w:rsidDel="00000000" w:rsidP="00000000" w:rsidRDefault="00000000" w:rsidRPr="00000000" w14:paraId="0000004F">
      <w:pPr>
        <w:spacing w:after="200" w:lineRule="auto"/>
        <w:jc w:val="center"/>
        <w:rPr>
          <w:i w:val="1"/>
          <w:color w:val="061f57"/>
          <w:sz w:val="32"/>
          <w:szCs w:val="32"/>
        </w:rPr>
      </w:pPr>
      <w:r w:rsidDel="00000000" w:rsidR="00000000" w:rsidRPr="00000000">
        <w:rPr>
          <w:i w:val="1"/>
          <w:color w:val="061f57"/>
          <w:sz w:val="32"/>
          <w:szCs w:val="32"/>
          <w:rtl w:val="0"/>
        </w:rPr>
        <w:t xml:space="preserve">Đề tài: Chương trình quản lý tập tin và thư mục</w:t>
      </w:r>
    </w:p>
    <w:p w:rsidR="00000000" w:rsidDel="00000000" w:rsidP="00000000" w:rsidRDefault="00000000" w:rsidRPr="00000000" w14:paraId="00000050">
      <w:pPr>
        <w:pStyle w:val="Heading1"/>
        <w:rPr>
          <w:sz w:val="40"/>
          <w:szCs w:val="40"/>
        </w:rPr>
      </w:pPr>
      <w:r w:rsidDel="00000000" w:rsidR="00000000" w:rsidRPr="00000000">
        <w:rPr>
          <w:sz w:val="40"/>
          <w:szCs w:val="40"/>
          <w:rtl w:val="0"/>
        </w:rPr>
        <w:t xml:space="preserve">1. Phát biểu, mô tả bài toán</w:t>
      </w:r>
    </w:p>
    <w:sdt>
      <w:sdtPr>
        <w:tag w:val="goog_rdk_0"/>
      </w:sdtPr>
      <w:sdtContent>
        <w:p w:rsidR="00000000" w:rsidDel="00000000" w:rsidP="00000000" w:rsidRDefault="00000000" w:rsidRPr="00000000" w14:paraId="00000051">
          <w:pPr>
            <w:pStyle w:val="Heading2"/>
            <w:rPr>
              <w:color w:val="061f57"/>
            </w:rPr>
          </w:pPr>
          <w:bookmarkStart w:colFirst="0" w:colLast="0" w:name="_heading=h.lgmg52no786" w:id="1"/>
          <w:bookmarkEnd w:id="1"/>
          <w:r w:rsidDel="00000000" w:rsidR="00000000" w:rsidRPr="00000000">
            <w:rPr>
              <w:color w:val="061f57"/>
              <w:rtl w:val="0"/>
            </w:rPr>
            <w:t xml:space="preserve">1.1. Giới thiệu</w:t>
          </w:r>
        </w:p>
      </w:sdtContent>
    </w:sdt>
    <w:p w:rsidR="00000000" w:rsidDel="00000000" w:rsidP="00000000" w:rsidRDefault="00000000" w:rsidRPr="00000000" w14:paraId="00000052">
      <w:pPr>
        <w:rPr>
          <w:b w:val="0"/>
          <w:color w:val="061f57"/>
          <w:sz w:val="32"/>
          <w:szCs w:val="32"/>
        </w:rPr>
      </w:pPr>
      <w:r w:rsidDel="00000000" w:rsidR="00000000" w:rsidRPr="00000000">
        <w:rPr>
          <w:color w:val="061f57"/>
          <w:sz w:val="32"/>
          <w:szCs w:val="32"/>
          <w:rtl w:val="0"/>
        </w:rPr>
        <w:t xml:space="preserve">       </w:t>
      </w:r>
      <w:r w:rsidDel="00000000" w:rsidR="00000000" w:rsidRPr="00000000">
        <w:rPr>
          <w:b w:val="0"/>
          <w:color w:val="061f57"/>
          <w:sz w:val="32"/>
          <w:szCs w:val="32"/>
          <w:rtl w:val="0"/>
        </w:rPr>
        <w:t xml:space="preserve">- Đặt vấn đề: Bạn muốn xây dựng một chương trình quản lý file và thư mục đơn giản, cho phép người dùng thực hiện các thao tác cơ bản như tạo, xóa, chỉnh sửa, di chuyển file và thư mục, hiển thị các thông tin về file và thư mục trên máy tính của mình.</w:t>
      </w:r>
    </w:p>
    <w:p w:rsidR="00000000" w:rsidDel="00000000" w:rsidP="00000000" w:rsidRDefault="00000000" w:rsidRPr="00000000" w14:paraId="00000053">
      <w:pPr>
        <w:rPr>
          <w:b w:val="0"/>
          <w:color w:val="061f57"/>
          <w:sz w:val="32"/>
          <w:szCs w:val="32"/>
        </w:rPr>
      </w:pPr>
      <w:r w:rsidDel="00000000" w:rsidR="00000000" w:rsidRPr="00000000">
        <w:rPr>
          <w:b w:val="0"/>
          <w:color w:val="061f57"/>
          <w:sz w:val="32"/>
          <w:szCs w:val="32"/>
          <w:rtl w:val="0"/>
        </w:rPr>
        <w:t xml:space="preserve">      - Đối tượng người dụng hệ thống: người dùng máy tính.</w:t>
      </w:r>
    </w:p>
    <w:p w:rsidR="00000000" w:rsidDel="00000000" w:rsidP="00000000" w:rsidRDefault="00000000" w:rsidRPr="00000000" w14:paraId="00000054">
      <w:pPr>
        <w:pStyle w:val="Heading2"/>
        <w:rPr>
          <w:color w:val="061f57"/>
        </w:rPr>
      </w:pPr>
      <w:bookmarkStart w:colFirst="0" w:colLast="0" w:name="_heading=h.4ysg4adojh7y" w:id="2"/>
      <w:bookmarkEnd w:id="2"/>
      <w:r w:rsidDel="00000000" w:rsidR="00000000" w:rsidRPr="00000000">
        <w:rPr>
          <w:color w:val="061f57"/>
          <w:rtl w:val="0"/>
        </w:rPr>
        <w:t xml:space="preserve">1.2. Các yêu cầu chức năng</w:t>
      </w:r>
    </w:p>
    <w:p w:rsidR="00000000" w:rsidDel="00000000" w:rsidP="00000000" w:rsidRDefault="00000000" w:rsidRPr="00000000" w14:paraId="00000055">
      <w:pPr>
        <w:rPr>
          <w:b w:val="0"/>
          <w:color w:val="061f57"/>
          <w:sz w:val="32"/>
          <w:szCs w:val="32"/>
        </w:rPr>
      </w:pPr>
      <w:r w:rsidDel="00000000" w:rsidR="00000000" w:rsidRPr="00000000">
        <w:rPr>
          <w:b w:val="0"/>
          <w:color w:val="061f57"/>
          <w:sz w:val="32"/>
          <w:szCs w:val="32"/>
          <w:rtl w:val="0"/>
        </w:rPr>
        <w:t xml:space="preserve">Hệ thống cần đáp ứng các yêu cầu chức năng cơ bản sau:</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Tạo, xóa, </w:t>
      </w:r>
      <w:r w:rsidDel="00000000" w:rsidR="00000000" w:rsidRPr="00000000">
        <w:rPr>
          <w:b w:val="0"/>
          <w:color w:val="061f57"/>
          <w:sz w:val="32"/>
          <w:szCs w:val="32"/>
          <w:rtl w:val="0"/>
        </w:rPr>
        <w:t xml:space="preserve">chỉnh sửa</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 di chuyển file và thư mục.</w:t>
      </w:r>
    </w:p>
    <w:p w:rsidR="00000000" w:rsidDel="00000000" w:rsidP="00000000" w:rsidRDefault="00000000" w:rsidRPr="00000000" w14:paraId="0000005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Người dùng có thể tạo, xóa hay đổi tên một file hoặc thư mục.</w:t>
      </w:r>
    </w:p>
    <w:p w:rsidR="00000000" w:rsidDel="00000000" w:rsidP="00000000" w:rsidRDefault="00000000" w:rsidRPr="00000000" w14:paraId="0000005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Sao chép, di chuyển các file và thư mục, người dùng có thể di chuyển file hoặc thư mục vào một vị trí khác. Cho phép chọn nhiều tập tin, thư mục cùng một lúc để xử lý.</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Hiển thị thông tin về file và thư mục.</w:t>
      </w:r>
    </w:p>
    <w:p w:rsidR="00000000" w:rsidDel="00000000" w:rsidP="00000000" w:rsidRDefault="00000000" w:rsidRPr="00000000" w14:paraId="000000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Chương trình cung cấp các thông tin chi tiết về file như tên, định dạng, kích thước, địa</w:t>
      </w:r>
      <w:r w:rsidDel="00000000" w:rsidR="00000000" w:rsidRPr="00000000">
        <w:rPr>
          <w:b w:val="0"/>
          <w:color w:val="061f57"/>
          <w:sz w:val="32"/>
          <w:szCs w:val="32"/>
          <w:rtl w:val="0"/>
        </w:rPr>
        <w:t xml:space="preserve"> điểm</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 ngày tạo và thời gian sửa đổi.</w:t>
      </w:r>
    </w:p>
    <w:p w:rsidR="00000000" w:rsidDel="00000000" w:rsidP="00000000" w:rsidRDefault="00000000" w:rsidRPr="00000000" w14:paraId="000000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Chương trình cung cấp các thông tin chi tiết về thư mục như tên, địa điểm, số lượng file và thư mục con trong nó, k</w:t>
      </w:r>
      <w:r w:rsidDel="00000000" w:rsidR="00000000" w:rsidRPr="00000000">
        <w:rPr>
          <w:b w:val="0"/>
          <w:color w:val="061f57"/>
          <w:sz w:val="32"/>
          <w:szCs w:val="32"/>
          <w:rtl w:val="0"/>
        </w:rPr>
        <w:t xml:space="preserve">ích thước tổng của nó</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Sắp xếp các file và thư mục theo các thông tin</w:t>
      </w:r>
      <w:r w:rsidDel="00000000" w:rsidR="00000000" w:rsidRPr="00000000">
        <w:rPr>
          <w:b w:val="0"/>
          <w:color w:val="061f57"/>
          <w:sz w:val="32"/>
          <w:szCs w:val="32"/>
          <w:rtl w:val="0"/>
        </w:rPr>
        <w:t xml:space="preserve"> như tên hay ngày tạo.</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Tìm kiếm file và thư mục</w:t>
      </w:r>
    </w:p>
    <w:p w:rsidR="00000000" w:rsidDel="00000000" w:rsidP="00000000" w:rsidRDefault="00000000" w:rsidRPr="00000000" w14:paraId="000000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Người dùng có thể tìm kiếm một file hoặc thư mục theo tên hoặc địa chỉ.</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Giao diện người dùng</w:t>
      </w:r>
    </w:p>
    <w:p w:rsidR="00000000" w:rsidDel="00000000" w:rsidP="00000000" w:rsidRDefault="00000000" w:rsidRPr="00000000" w14:paraId="0000006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Chương trình có giao diện thân thiện, dễ sử dụng và trực quan.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0"/>
          <w:color w:val="061f57"/>
          <w:sz w:val="32"/>
          <w:szCs w:val="32"/>
        </w:rPr>
      </w:pPr>
      <w:r w:rsidDel="00000000" w:rsidR="00000000" w:rsidRPr="00000000">
        <w:rPr>
          <w:b w:val="0"/>
          <w:color w:val="061f57"/>
          <w:sz w:val="32"/>
          <w:szCs w:val="32"/>
          <w:rtl w:val="0"/>
        </w:rPr>
        <w:t xml:space="preserve">+   Chương trình có thể đóng/mở các thành phần(thanh chức năng, thanh xem trước - phần bên trái, thanh hiển thị thông tin chi tiết - phần bên phải), các thành phần có thể tự do thay đổi kích thước để tạo không gian và tạo cái nhìn tốt nhất cho người dùng về thông tin.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5" w:right="0" w:firstLine="0"/>
        <w:jc w:val="left"/>
        <w:rPr>
          <w:rFonts w:ascii="Calibri" w:cs="Calibri" w:eastAsia="Calibri" w:hAnsi="Calibri"/>
          <w:b w:val="0"/>
          <w:i w:val="0"/>
          <w:smallCaps w:val="0"/>
          <w:strike w:val="0"/>
          <w:color w:val="061f57"/>
          <w:sz w:val="32"/>
          <w:szCs w:val="32"/>
          <w:u w:val="none"/>
          <w:shd w:fill="auto" w:val="clear"/>
          <w:vertAlign w:val="baseline"/>
        </w:rPr>
      </w:pPr>
      <w:r w:rsidDel="00000000" w:rsidR="00000000" w:rsidRPr="00000000">
        <w:rPr>
          <w:b w:val="0"/>
          <w:color w:val="061f57"/>
          <w:sz w:val="32"/>
          <w:szCs w:val="32"/>
          <w:rtl w:val="0"/>
        </w:rPr>
        <w:t xml:space="preserve">+   Tùy vào từng thành phần mà n</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gười dùng có thể tương tác với chương trình bằng bàn phím hoặc chuột.</w:t>
      </w:r>
    </w:p>
    <w:p w:rsidR="00000000" w:rsidDel="00000000" w:rsidP="00000000" w:rsidRDefault="00000000" w:rsidRPr="00000000" w14:paraId="00000063">
      <w:pPr>
        <w:pStyle w:val="Heading2"/>
        <w:rPr>
          <w:color w:val="061f57"/>
        </w:rPr>
      </w:pPr>
      <w:bookmarkStart w:colFirst="0" w:colLast="0" w:name="_heading=h.aofsdxtcd0u8" w:id="3"/>
      <w:bookmarkEnd w:id="3"/>
      <w:r w:rsidDel="00000000" w:rsidR="00000000" w:rsidRPr="00000000">
        <w:rPr>
          <w:color w:val="061f57"/>
          <w:rtl w:val="0"/>
        </w:rPr>
        <w:t xml:space="preserve">1.3. Đặc tả kỹ thuật</w:t>
      </w:r>
    </w:p>
    <w:p w:rsidR="00000000" w:rsidDel="00000000" w:rsidP="00000000" w:rsidRDefault="00000000" w:rsidRPr="00000000" w14:paraId="0000006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Ngôn ngữ lập trình: Java </w:t>
      </w:r>
    </w:p>
    <w:p w:rsidR="00000000" w:rsidDel="00000000" w:rsidP="00000000" w:rsidRDefault="00000000" w:rsidRPr="00000000" w14:paraId="0000006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IDE: </w:t>
      </w:r>
      <w:r w:rsidDel="00000000" w:rsidR="00000000" w:rsidRPr="00000000">
        <w:rPr>
          <w:b w:val="0"/>
          <w:color w:val="061f57"/>
          <w:sz w:val="32"/>
          <w:szCs w:val="32"/>
          <w:rtl w:val="0"/>
        </w:rPr>
        <w:t xml:space="preserve">IDE hỗ trợ Java</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Thiết kế giao diện: Sử dụng Swing</w:t>
      </w:r>
    </w:p>
    <w:p w:rsidR="00000000" w:rsidDel="00000000" w:rsidP="00000000" w:rsidRDefault="00000000" w:rsidRPr="00000000" w14:paraId="0000006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Hệ thống cơ sở dữ liệu: Sử dụng</w:t>
      </w:r>
      <w:r w:rsidDel="00000000" w:rsidR="00000000" w:rsidRPr="00000000">
        <w:rPr>
          <w:b w:val="0"/>
          <w:color w:val="061f57"/>
          <w:sz w:val="32"/>
          <w:szCs w:val="32"/>
          <w:rtl w:val="0"/>
        </w:rPr>
        <w:t xml:space="preserve"> </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MS SQL Server</w:t>
      </w:r>
    </w:p>
    <w:p w:rsidR="00000000" w:rsidDel="00000000" w:rsidP="00000000" w:rsidRDefault="00000000" w:rsidRPr="00000000" w14:paraId="00000068">
      <w:pPr>
        <w:pStyle w:val="Heading2"/>
        <w:rPr>
          <w:color w:val="061f57"/>
        </w:rPr>
      </w:pPr>
      <w:bookmarkStart w:colFirst="0" w:colLast="0" w:name="_heading=h.mh0jdihu9tov" w:id="4"/>
      <w:bookmarkEnd w:id="4"/>
      <w:r w:rsidDel="00000000" w:rsidR="00000000" w:rsidRPr="00000000">
        <w:rPr>
          <w:color w:val="061f57"/>
          <w:rtl w:val="0"/>
        </w:rPr>
        <w:t xml:space="preserve">1.4. Tài liệu hướng dẫn sử dụng</w:t>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Mô tả chức năng của chương trình: giới thiệu về mục đích và chức năng của chương trình.</w:t>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Giao diện người dùng: giới thiệu về giao diện người dùng của chương trình và các tính năng được bố trí ở trên giao diện.</w:t>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Cách sử dụng: cung cấp các hướng dẫn chi tiết về cách sử dụng chương trình, bao gồm các lệnh, chức năng, qu</w:t>
      </w:r>
      <w:r w:rsidDel="00000000" w:rsidR="00000000" w:rsidRPr="00000000">
        <w:rPr>
          <w:b w:val="0"/>
          <w:color w:val="061f57"/>
          <w:sz w:val="32"/>
          <w:szCs w:val="32"/>
          <w:rtl w:val="0"/>
        </w:rPr>
        <w:t xml:space="preserve">y tắc</w:t>
      </w: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 và các tùy chọn.</w:t>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Các vấn đề thường gặp: cung cấp các thông tin về các vấn đề thường gặp và cách giải quyết chúng.</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Các lưu ý trong sử dụng: cung cấp các lưu ý trong khi sử dụng chương trình để đảm bảo người dùng sử dụng chương trình một cách an toàn và hiệu quả nhất.</w:t>
      </w:r>
      <w:r w:rsidDel="00000000" w:rsidR="00000000" w:rsidRPr="00000000">
        <w:rPr>
          <w:rtl w:val="0"/>
        </w:rPr>
      </w:r>
    </w:p>
    <w:p w:rsidR="00000000" w:rsidDel="00000000" w:rsidP="00000000" w:rsidRDefault="00000000" w:rsidRPr="00000000" w14:paraId="0000006E">
      <w:pPr>
        <w:pStyle w:val="Heading2"/>
        <w:rPr>
          <w:color w:val="061f57"/>
        </w:rPr>
      </w:pPr>
      <w:bookmarkStart w:colFirst="0" w:colLast="0" w:name="_heading=h.x52003nczc60" w:id="5"/>
      <w:bookmarkEnd w:id="5"/>
      <w:r w:rsidDel="00000000" w:rsidR="00000000" w:rsidRPr="00000000">
        <w:rPr>
          <w:color w:val="061f57"/>
          <w:rtl w:val="0"/>
        </w:rPr>
        <w:t xml:space="preserve">1.5. Bảo trì, nâng cấp</w:t>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Tạo kế hoạch bảo trì, nâng cấp định kỳ.</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Giám sát các vấn đề bảo mật trong quá trình thực hiện bảo trì, nâng cấp.</w:t>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32"/>
          <w:szCs w:val="32"/>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Thực hiện thử nghiệm và kiểm tra chất lượng của hệ thống và thiết bị sau khi hoàn thành bảo trì, nâng cấp.</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61f57"/>
          <w:sz w:val="28"/>
          <w:szCs w:val="28"/>
          <w:shd w:fill="auto" w:val="clear"/>
          <w:vertAlign w:val="baseline"/>
        </w:rPr>
      </w:pPr>
      <w:r w:rsidDel="00000000" w:rsidR="00000000" w:rsidRPr="00000000">
        <w:rPr>
          <w:rFonts w:ascii="Calibri" w:cs="Calibri" w:eastAsia="Calibri" w:hAnsi="Calibri"/>
          <w:b w:val="0"/>
          <w:i w:val="0"/>
          <w:smallCaps w:val="0"/>
          <w:strike w:val="0"/>
          <w:color w:val="061f57"/>
          <w:sz w:val="32"/>
          <w:szCs w:val="32"/>
          <w:u w:val="none"/>
          <w:shd w:fill="auto" w:val="clear"/>
          <w:vertAlign w:val="baseline"/>
          <w:rtl w:val="0"/>
        </w:rPr>
        <w:t xml:space="preserve">Tìm kiếm giải pháp nâng cấp và cải tiến hệ thống để tối ưu hóa hiệu suất sử dụng.</w:t>
      </w:r>
      <w:r w:rsidDel="00000000" w:rsidR="00000000" w:rsidRPr="00000000">
        <w:rPr>
          <w:rtl w:val="0"/>
        </w:rPr>
      </w:r>
    </w:p>
    <w:p w:rsidR="00000000" w:rsidDel="00000000" w:rsidP="00000000" w:rsidRDefault="00000000" w:rsidRPr="00000000" w14:paraId="00000073">
      <w:pPr>
        <w:pStyle w:val="Heading1"/>
        <w:rPr>
          <w:sz w:val="40"/>
          <w:szCs w:val="40"/>
        </w:rPr>
      </w:pPr>
      <w:r w:rsidDel="00000000" w:rsidR="00000000" w:rsidRPr="00000000">
        <w:rPr>
          <w:sz w:val="40"/>
          <w:szCs w:val="40"/>
          <w:rtl w:val="0"/>
        </w:rPr>
        <w:t xml:space="preserve">2. Phân tích : các biểu đồ cho phân tích bài toán</w:t>
      </w:r>
    </w:p>
    <w:p w:rsidR="00000000" w:rsidDel="00000000" w:rsidP="00000000" w:rsidRDefault="00000000" w:rsidRPr="00000000" w14:paraId="00000074">
      <w:pPr>
        <w:pStyle w:val="Heading2"/>
        <w:rPr>
          <w:color w:val="061f57"/>
        </w:rPr>
      </w:pPr>
      <w:bookmarkStart w:colFirst="0" w:colLast="0" w:name="_heading=h.na8m9itr5mew" w:id="6"/>
      <w:bookmarkEnd w:id="6"/>
      <w:r w:rsidDel="00000000" w:rsidR="00000000" w:rsidRPr="00000000">
        <w:rPr>
          <w:color w:val="061f57"/>
          <w:rtl w:val="0"/>
        </w:rPr>
        <w:t xml:space="preserve">2.1. Erd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32"/>
          <w:szCs w:val="32"/>
        </w:rPr>
      </w:pPr>
      <w:r w:rsidDel="00000000" w:rsidR="00000000" w:rsidRPr="00000000">
        <w:rPr>
          <w:b w:val="0"/>
          <w:color w:val="061f57"/>
          <w:sz w:val="32"/>
          <w:szCs w:val="32"/>
        </w:rPr>
        <w:drawing>
          <wp:inline distB="114300" distT="114300" distL="114300" distR="114300">
            <wp:extent cx="6371280" cy="3733800"/>
            <wp:effectExtent b="0" l="0" r="0" t="0"/>
            <wp:docPr id="2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3712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0" w:firstLine="0"/>
        <w:rPr>
          <w:rFonts w:ascii="Times New Roman" w:cs="Times New Roman" w:eastAsia="Times New Roman" w:hAnsi="Times New Roman"/>
          <w:color w:val="061f57"/>
          <w:sz w:val="32"/>
          <w:szCs w:val="32"/>
        </w:rPr>
      </w:pPr>
      <w:r w:rsidDel="00000000" w:rsidR="00000000" w:rsidRPr="00000000">
        <w:rPr>
          <w:rFonts w:ascii="Times New Roman" w:cs="Times New Roman" w:eastAsia="Times New Roman" w:hAnsi="Times New Roman"/>
          <w:color w:val="061f57"/>
          <w:sz w:val="32"/>
          <w:szCs w:val="32"/>
          <w:rtl w:val="0"/>
        </w:rPr>
        <w:t xml:space="preserve">Giải thích các thực thể:</w:t>
      </w:r>
    </w:p>
    <w:p w:rsidR="00000000" w:rsidDel="00000000" w:rsidP="00000000" w:rsidRDefault="00000000" w:rsidRPr="00000000" w14:paraId="00000077">
      <w:pPr>
        <w:numPr>
          <w:ilvl w:val="0"/>
          <w:numId w:val="7"/>
        </w:numPr>
        <w:spacing w:line="276" w:lineRule="auto"/>
        <w:ind w:left="720" w:hanging="360"/>
        <w:rPr>
          <w:rFonts w:ascii="Times New Roman" w:cs="Times New Roman" w:eastAsia="Times New Roman" w:hAnsi="Times New Roman"/>
          <w:b w:val="0"/>
          <w:color w:val="061f57"/>
          <w:sz w:val="32"/>
          <w:szCs w:val="32"/>
          <w:u w:val="none"/>
        </w:rPr>
      </w:pPr>
      <w:r w:rsidDel="00000000" w:rsidR="00000000" w:rsidRPr="00000000">
        <w:rPr>
          <w:rFonts w:ascii="Times New Roman" w:cs="Times New Roman" w:eastAsia="Times New Roman" w:hAnsi="Times New Roman"/>
          <w:b w:val="0"/>
          <w:color w:val="061f57"/>
          <w:sz w:val="32"/>
          <w:szCs w:val="32"/>
          <w:rtl w:val="0"/>
        </w:rPr>
        <w:t xml:space="preserve">User (Người dùng)</w:t>
      </w:r>
    </w:p>
    <w:p w:rsidR="00000000" w:rsidDel="00000000" w:rsidP="00000000" w:rsidRDefault="00000000" w:rsidRPr="00000000" w14:paraId="00000078">
      <w:pPr>
        <w:numPr>
          <w:ilvl w:val="0"/>
          <w:numId w:val="21"/>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Để có thể lưu trữ thông tin của từng người dùng thì cần phải có tài khoản đăng nhập.</w:t>
      </w:r>
    </w:p>
    <w:p w:rsidR="00000000" w:rsidDel="00000000" w:rsidP="00000000" w:rsidRDefault="00000000" w:rsidRPr="00000000" w14:paraId="00000079">
      <w:pPr>
        <w:numPr>
          <w:ilvl w:val="0"/>
          <w:numId w:val="21"/>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Mục đích là để lưu trữ thông tin, cấu trúc chương trình mà khi chúng ta đăng xuất mọi thông tin dữ liệu không bị mất đi. Khi đăng nhập lại thì sẽ được đồng bộ hóa dữ liệu.</w:t>
      </w:r>
    </w:p>
    <w:p w:rsidR="00000000" w:rsidDel="00000000" w:rsidP="00000000" w:rsidRDefault="00000000" w:rsidRPr="00000000" w14:paraId="0000007A">
      <w:pPr>
        <w:numPr>
          <w:ilvl w:val="0"/>
          <w:numId w:val="25"/>
        </w:numPr>
        <w:spacing w:line="276" w:lineRule="auto"/>
        <w:ind w:left="720" w:hanging="360"/>
        <w:rPr>
          <w:rFonts w:ascii="Times New Roman" w:cs="Times New Roman" w:eastAsia="Times New Roman" w:hAnsi="Times New Roman"/>
          <w:b w:val="0"/>
          <w:color w:val="061f57"/>
          <w:sz w:val="32"/>
          <w:szCs w:val="32"/>
          <w:u w:val="none"/>
        </w:rPr>
      </w:pPr>
      <w:r w:rsidDel="00000000" w:rsidR="00000000" w:rsidRPr="00000000">
        <w:rPr>
          <w:rFonts w:ascii="Times New Roman" w:cs="Times New Roman" w:eastAsia="Times New Roman" w:hAnsi="Times New Roman"/>
          <w:b w:val="0"/>
          <w:color w:val="061f57"/>
          <w:sz w:val="32"/>
          <w:szCs w:val="32"/>
          <w:rtl w:val="0"/>
        </w:rPr>
        <w:t xml:space="preserve">Folder (Thư mục)</w:t>
      </w:r>
    </w:p>
    <w:p w:rsidR="00000000" w:rsidDel="00000000" w:rsidP="00000000" w:rsidRDefault="00000000" w:rsidRPr="00000000" w14:paraId="0000007B">
      <w:pPr>
        <w:numPr>
          <w:ilvl w:val="0"/>
          <w:numId w:val="3"/>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Quản lý các tệp và thư mục. Nó cho phép người dùng chia nhỏ, phân loại và lưu trữ các tệp tài liệu của mình theo các danh mục khác nhau. </w:t>
      </w:r>
    </w:p>
    <w:p w:rsidR="00000000" w:rsidDel="00000000" w:rsidP="00000000" w:rsidRDefault="00000000" w:rsidRPr="00000000" w14:paraId="0000007C">
      <w:pPr>
        <w:numPr>
          <w:ilvl w:val="0"/>
          <w:numId w:val="3"/>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Khi tạo một thư mục mới, người dùng có thể đặt tên cho nó và bao gồm các tệp tài liệu cần lưu trữ.</w:t>
      </w:r>
    </w:p>
    <w:p w:rsidR="00000000" w:rsidDel="00000000" w:rsidP="00000000" w:rsidRDefault="00000000" w:rsidRPr="00000000" w14:paraId="0000007D">
      <w:pPr>
        <w:numPr>
          <w:ilvl w:val="0"/>
          <w:numId w:val="18"/>
        </w:numPr>
        <w:spacing w:line="276" w:lineRule="auto"/>
        <w:ind w:left="720" w:hanging="360"/>
        <w:rPr>
          <w:rFonts w:ascii="Times New Roman" w:cs="Times New Roman" w:eastAsia="Times New Roman" w:hAnsi="Times New Roman"/>
          <w:b w:val="0"/>
          <w:color w:val="061f57"/>
          <w:sz w:val="32"/>
          <w:szCs w:val="32"/>
          <w:u w:val="none"/>
        </w:rPr>
      </w:pPr>
      <w:r w:rsidDel="00000000" w:rsidR="00000000" w:rsidRPr="00000000">
        <w:rPr>
          <w:rFonts w:ascii="Times New Roman" w:cs="Times New Roman" w:eastAsia="Times New Roman" w:hAnsi="Times New Roman"/>
          <w:b w:val="0"/>
          <w:color w:val="061f57"/>
          <w:sz w:val="32"/>
          <w:szCs w:val="32"/>
          <w:rtl w:val="0"/>
        </w:rPr>
        <w:t xml:space="preserve">File (Tập tin)</w:t>
      </w:r>
    </w:p>
    <w:p w:rsidR="00000000" w:rsidDel="00000000" w:rsidP="00000000" w:rsidRDefault="00000000" w:rsidRPr="00000000" w14:paraId="0000007E">
      <w:pPr>
        <w:numPr>
          <w:ilvl w:val="0"/>
          <w:numId w:val="24"/>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Có tác dụng quan trọng trong chương trình vì nó là đơn vị cơ bản để lưu trữ và kết xuất thông tin dữ liệu.</w:t>
      </w:r>
    </w:p>
    <w:p w:rsidR="00000000" w:rsidDel="00000000" w:rsidP="00000000" w:rsidRDefault="00000000" w:rsidRPr="00000000" w14:paraId="0000007F">
      <w:pPr>
        <w:numPr>
          <w:ilvl w:val="0"/>
          <w:numId w:val="24"/>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Thực thể file cho phép lưu trữ các loại dữ liệu khác nhau, bao gồm văn bản, hình ảnh, âm thanh và video.</w:t>
      </w:r>
    </w:p>
    <w:p w:rsidR="00000000" w:rsidDel="00000000" w:rsidP="00000000" w:rsidRDefault="00000000" w:rsidRPr="00000000" w14:paraId="00000080">
      <w:pPr>
        <w:numPr>
          <w:ilvl w:val="0"/>
          <w:numId w:val="9"/>
        </w:numPr>
        <w:spacing w:line="276" w:lineRule="auto"/>
        <w:ind w:left="720" w:hanging="360"/>
        <w:rPr>
          <w:rFonts w:ascii="Times New Roman" w:cs="Times New Roman" w:eastAsia="Times New Roman" w:hAnsi="Times New Roman"/>
          <w:b w:val="0"/>
          <w:color w:val="061f57"/>
          <w:sz w:val="32"/>
          <w:szCs w:val="32"/>
          <w:u w:val="none"/>
        </w:rPr>
      </w:pPr>
      <w:r w:rsidDel="00000000" w:rsidR="00000000" w:rsidRPr="00000000">
        <w:rPr>
          <w:rFonts w:ascii="Times New Roman" w:cs="Times New Roman" w:eastAsia="Times New Roman" w:hAnsi="Times New Roman"/>
          <w:b w:val="0"/>
          <w:color w:val="061f57"/>
          <w:sz w:val="32"/>
          <w:szCs w:val="32"/>
          <w:rtl w:val="0"/>
        </w:rPr>
        <w:t xml:space="preserve">QuickAccess (Truy cập nhanh)</w:t>
      </w:r>
    </w:p>
    <w:p w:rsidR="00000000" w:rsidDel="00000000" w:rsidP="00000000" w:rsidRDefault="00000000" w:rsidRPr="00000000" w14:paraId="00000081">
      <w:pPr>
        <w:numPr>
          <w:ilvl w:val="0"/>
          <w:numId w:val="29"/>
        </w:numPr>
        <w:spacing w:line="276" w:lineRule="auto"/>
        <w:ind w:left="1440" w:hanging="360"/>
        <w:rPr>
          <w:rFonts w:ascii="Times New Roman" w:cs="Times New Roman" w:eastAsia="Times New Roman" w:hAnsi="Times New Roman"/>
          <w:b w:val="0"/>
          <w:color w:val="061f57"/>
          <w:sz w:val="32"/>
          <w:szCs w:val="32"/>
        </w:rPr>
      </w:pPr>
      <w:r w:rsidDel="00000000" w:rsidR="00000000" w:rsidRPr="00000000">
        <w:rPr>
          <w:rFonts w:ascii="Times New Roman" w:cs="Times New Roman" w:eastAsia="Times New Roman" w:hAnsi="Times New Roman"/>
          <w:b w:val="0"/>
          <w:color w:val="061f57"/>
          <w:sz w:val="32"/>
          <w:szCs w:val="32"/>
          <w:rtl w:val="0"/>
        </w:rPr>
        <w:t xml:space="preserve">Đây là nơi lưu lại những dữ liệu cần truy cập nhanh của người dùng.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61f57"/>
          <w:sz w:val="32"/>
          <w:szCs w:val="32"/>
        </w:rPr>
      </w:pPr>
      <w:r w:rsidDel="00000000" w:rsidR="00000000" w:rsidRPr="00000000">
        <w:rPr>
          <w:color w:val="061f57"/>
          <w:sz w:val="32"/>
          <w:szCs w:val="32"/>
          <w:rtl w:val="0"/>
        </w:rPr>
        <w:t xml:space="preserve">Giải thích mối quan hệ giữa các thực thể:</w:t>
      </w:r>
    </w:p>
    <w:p w:rsidR="00000000" w:rsidDel="00000000" w:rsidP="00000000" w:rsidRDefault="00000000" w:rsidRPr="00000000" w14:paraId="0000008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color w:val="061f57"/>
          <w:sz w:val="32"/>
          <w:szCs w:val="32"/>
        </w:rPr>
      </w:pPr>
      <w:r w:rsidDel="00000000" w:rsidR="00000000" w:rsidRPr="00000000">
        <w:rPr>
          <w:b w:val="0"/>
          <w:color w:val="061f57"/>
          <w:sz w:val="32"/>
          <w:szCs w:val="32"/>
          <w:rtl w:val="0"/>
        </w:rPr>
        <w:t xml:space="preserve">1 tài khoản người dùng thì có 1 và chỉ 1 thư mục gốc (là thư mục chứa toàn bộ dữ liệu) nên mối quan hệ giữa User và Folder là 1:1.</w:t>
      </w:r>
    </w:p>
    <w:p w:rsidR="00000000" w:rsidDel="00000000" w:rsidP="00000000" w:rsidRDefault="00000000" w:rsidRPr="00000000" w14:paraId="0000008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color w:val="061f57"/>
          <w:sz w:val="32"/>
          <w:szCs w:val="32"/>
        </w:rPr>
      </w:pPr>
      <w:r w:rsidDel="00000000" w:rsidR="00000000" w:rsidRPr="00000000">
        <w:rPr>
          <w:b w:val="0"/>
          <w:color w:val="061f57"/>
          <w:sz w:val="32"/>
          <w:szCs w:val="32"/>
          <w:rtl w:val="0"/>
        </w:rPr>
        <w:t xml:space="preserve">Thực thể folder là một đối tượng chứa các thực thể file hoặc các folder con khác. Mỗi file là một thực thể độc lập, có thể được lưu trữ và quản lý trong folder bất kỳ. Mối quan hệ giữa folder đối với các folder con và file là 1:M.</w:t>
      </w:r>
    </w:p>
    <w:p w:rsidR="00000000" w:rsidDel="00000000" w:rsidP="00000000" w:rsidRDefault="00000000" w:rsidRPr="00000000" w14:paraId="0000008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color w:val="061f57"/>
          <w:sz w:val="32"/>
          <w:szCs w:val="32"/>
        </w:rPr>
      </w:pPr>
      <w:r w:rsidDel="00000000" w:rsidR="00000000" w:rsidRPr="00000000">
        <w:rPr>
          <w:b w:val="0"/>
          <w:color w:val="061f57"/>
          <w:sz w:val="32"/>
          <w:szCs w:val="32"/>
          <w:rtl w:val="0"/>
        </w:rPr>
        <w:t xml:space="preserve">Thực thể QuickAccess lưu trữ tên đăng nhập người dùng và id của thư mục do người dùng thêm vào, từ đó tạo ra cơ chế truy cập nhanh. Mỗi user có thể có nhiều quick access ứng với mỗi thư mục đã thêm nên mối quan hệ User và QuickAccess là 1:M.</w:t>
      </w:r>
    </w:p>
    <w:p w:rsidR="00000000" w:rsidDel="00000000" w:rsidP="00000000" w:rsidRDefault="00000000" w:rsidRPr="00000000" w14:paraId="0000008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color w:val="061f57"/>
          <w:sz w:val="32"/>
          <w:szCs w:val="32"/>
        </w:rPr>
      </w:pPr>
      <w:r w:rsidDel="00000000" w:rsidR="00000000" w:rsidRPr="00000000">
        <w:rPr>
          <w:b w:val="0"/>
          <w:color w:val="061f57"/>
          <w:sz w:val="32"/>
          <w:szCs w:val="32"/>
          <w:rtl w:val="0"/>
        </w:rPr>
        <w:t xml:space="preserve">1 QuickAccess chỉ chứa 1 id của 1 folder nên mối quan hệ giữa QuickAccess và Folder là 1:1.</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61f57"/>
          <w:sz w:val="32"/>
          <w:szCs w:val="32"/>
        </w:rPr>
      </w:pPr>
      <w:r w:rsidDel="00000000" w:rsidR="00000000" w:rsidRPr="00000000">
        <w:rPr>
          <w:rtl w:val="0"/>
        </w:rPr>
      </w:r>
    </w:p>
    <w:p w:rsidR="00000000" w:rsidDel="00000000" w:rsidP="00000000" w:rsidRDefault="00000000" w:rsidRPr="00000000" w14:paraId="00000088">
      <w:pPr>
        <w:pStyle w:val="Heading2"/>
        <w:rPr>
          <w:color w:val="061f57"/>
        </w:rPr>
      </w:pPr>
      <w:bookmarkStart w:colFirst="0" w:colLast="0" w:name="_heading=h.t4ph4g8mu1k" w:id="7"/>
      <w:bookmarkEnd w:id="7"/>
      <w:r w:rsidDel="00000000" w:rsidR="00000000" w:rsidRPr="00000000">
        <w:rPr>
          <w:color w:val="061f57"/>
          <w:rtl w:val="0"/>
        </w:rPr>
        <w:t xml:space="preserve">2.2. Use Case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color w:val="061f57"/>
          <w:sz w:val="32"/>
          <w:szCs w:val="32"/>
        </w:rPr>
      </w:pPr>
      <w:r w:rsidDel="00000000" w:rsidR="00000000" w:rsidRPr="00000000">
        <w:rPr>
          <w:color w:val="061f57"/>
          <w:sz w:val="32"/>
          <w:szCs w:val="32"/>
        </w:rPr>
        <w:drawing>
          <wp:inline distB="114300" distT="114300" distL="114300" distR="114300">
            <wp:extent cx="6371280" cy="5219700"/>
            <wp:effectExtent b="0" l="0" r="0" t="0"/>
            <wp:docPr id="31" name="image17.png"/>
            <a:graphic>
              <a:graphicData uri="http://schemas.openxmlformats.org/drawingml/2006/picture">
                <pic:pic>
                  <pic:nvPicPr>
                    <pic:cNvPr id="0" name="image17.png"/>
                    <pic:cNvPicPr preferRelativeResize="0"/>
                  </pic:nvPicPr>
                  <pic:blipFill>
                    <a:blip r:embed="rId9"/>
                    <a:srcRect b="0" l="43" r="43" t="0"/>
                    <a:stretch>
                      <a:fillRect/>
                    </a:stretch>
                  </pic:blipFill>
                  <pic:spPr>
                    <a:xfrm>
                      <a:off x="0" y="0"/>
                      <a:ext cx="637128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mở chương trình</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khởi động chương trình.</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chơi mở chương trình.</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Giao diện chương trình hiện lên màn hình.</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đăng ký tài khoản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Đăng Ký</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bấm vào ô Đăng Ký trên thanh chức năng.</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hiển thị cửa sổ đăng ký.</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tiến hành nhập các thông tin để tạo tài khoản.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kiểm tra dữ liệu đầu vào, nếu tài khoản chưa tồn tại tiến hành tạo tài khoản và lưu vào cơ sở dữ liệu SQL, nếu đã tồn tại thì đưa ra thông báo.</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đăng nhập tài khoản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Đăng Nhập</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bấm vào ô Đăng Nhập trên thanh chức năng.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hiển thị cửa sổ đăng nhập.</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điền tài khoản và mật khẩu để đăng nhập.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kiểm tra dữ liệu đầu vào và đối chiếu với cơ sở dữ liệu SQL, nếu đúng cho phép người dùng truy cập vào tài khoản, nếu sai đưa ra thông báo.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các chức năng của chương trình mà không đăng nhập</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sử dụng các chức năng của chương trình nhưng không tiến hành đăng nhập.</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mở chương trình và sử dụng các chức năng, không đăng nhập.</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lưu trữ mọi thay đổi của người dùng trên hệ thống lưu trữ dữ liệu (file txt).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chức năng Ghim vào truy cập nhanh</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ô ghim vào truy cập nhanh.</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chọn folder mong muốn rồi chọn ghim vào truy cập nhanh.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hiển thị folder mà người dùng đã chọn lên mục truy cập nhanh trong phần ‘Phần xem trước’.</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chức năng Cắt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ô cắt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AD">
      <w:pPr>
        <w:ind w:left="708.6614173228347" w:firstLine="0"/>
        <w:rPr>
          <w:b w:val="0"/>
          <w:color w:val="061f57"/>
          <w:sz w:val="32"/>
          <w:szCs w:val="32"/>
        </w:rPr>
      </w:pPr>
      <w:r w:rsidDel="00000000" w:rsidR="00000000" w:rsidRPr="00000000">
        <w:rPr>
          <w:b w:val="0"/>
          <w:color w:val="061f57"/>
          <w:sz w:val="32"/>
          <w:szCs w:val="32"/>
          <w:rtl w:val="0"/>
        </w:rPr>
        <w:t xml:space="preserve">+ Người dùng chọn folder/file mong muốn rồi chọn cắt.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lưu folder/file mà người dùng đã chọn.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chức năng Sao chép</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ô sao chép.</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chọn folder/file mong muốn rồi chọn sao chép.</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lưu folder/file mà người dùng đã chọn.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chức năng Dán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ô dán.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sử dụng chức năng cắt/sao chép sau đó tìm đến vị trí muốn dán folder/file đã chọn rồi chọn dán.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kiểm tra xem có folder/file nào đang được lưu khi người dùng cắt/sao chép hay không, nếu có thì hệ thống sẽ tạo bản sao folder/file và thêm vào vị trí mới mà người dùng dán. Hệ thống sẽ xóa đi vị trí cũ của các file/folder được chọn nếu trước đó người dùng cắt. Nếu trước đó người dùng không cắt/sao chép hợp lệ thì chức năng dán không thể sử dụng.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chọn chức năng Xóa</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-Mô tả: Người dùng chọn ô xóa.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Người dùng chọn folder/file muốn xóa rồi chọn ô xóa.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b w:val="0"/>
          <w:color w:val="061f57"/>
          <w:sz w:val="32"/>
          <w:szCs w:val="32"/>
          <w:rtl w:val="0"/>
        </w:rPr>
        <w:t xml:space="preserve">+ Hệ thống tiến hành xóa folder/file người dùng đã chọn.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rPr>
          <w:b w:val="0"/>
          <w:color w:val="061f57"/>
          <w:sz w:val="32"/>
          <w:szCs w:val="3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rPr>
          <w:color w:val="061f57"/>
          <w:sz w:val="32"/>
          <w:szCs w:val="32"/>
        </w:rPr>
      </w:pPr>
      <w:r w:rsidDel="00000000" w:rsidR="00000000" w:rsidRPr="00000000">
        <w:rPr>
          <w:color w:val="061f57"/>
          <w:sz w:val="32"/>
          <w:szCs w:val="32"/>
          <w:rtl w:val="0"/>
        </w:rPr>
        <w:t xml:space="preserve">Use case: Người dùng sử dụng chức năng đổi tên</w:t>
      </w:r>
    </w:p>
    <w:p w:rsidR="00000000" w:rsidDel="00000000" w:rsidP="00000000" w:rsidRDefault="00000000" w:rsidRPr="00000000" w14:paraId="000000C4">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đổi tên.</w:t>
      </w:r>
    </w:p>
    <w:p w:rsidR="00000000" w:rsidDel="00000000" w:rsidP="00000000" w:rsidRDefault="00000000" w:rsidRPr="00000000" w14:paraId="000000C5">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C6">
      <w:pPr>
        <w:ind w:left="708.6614173228347" w:firstLine="0"/>
        <w:rPr>
          <w:b w:val="0"/>
          <w:color w:val="061f57"/>
          <w:sz w:val="32"/>
          <w:szCs w:val="32"/>
        </w:rPr>
      </w:pPr>
      <w:r w:rsidDel="00000000" w:rsidR="00000000" w:rsidRPr="00000000">
        <w:rPr>
          <w:b w:val="0"/>
          <w:color w:val="061f57"/>
          <w:sz w:val="32"/>
          <w:szCs w:val="32"/>
          <w:rtl w:val="0"/>
        </w:rPr>
        <w:t xml:space="preserve">+ Người dùng chọn folder/file mong muốn rồi chọn đổi tên, sau đó nhập tên mới.</w:t>
      </w:r>
    </w:p>
    <w:p w:rsidR="00000000" w:rsidDel="00000000" w:rsidP="00000000" w:rsidRDefault="00000000" w:rsidRPr="00000000" w14:paraId="000000C7">
      <w:pPr>
        <w:ind w:left="708.6614173228347" w:firstLine="0"/>
        <w:rPr>
          <w:b w:val="0"/>
          <w:color w:val="061f57"/>
          <w:sz w:val="32"/>
          <w:szCs w:val="32"/>
        </w:rPr>
      </w:pPr>
      <w:r w:rsidDel="00000000" w:rsidR="00000000" w:rsidRPr="00000000">
        <w:rPr>
          <w:b w:val="0"/>
          <w:color w:val="061f57"/>
          <w:sz w:val="32"/>
          <w:szCs w:val="32"/>
          <w:rtl w:val="0"/>
        </w:rPr>
        <w:t xml:space="preserve">+ Hệ thống kiểm tra xem tên có phù hợp hay bị trùng hay không, nếu có đưa ra thông báo, nếu không thì tiến hành thay đổi tên folder/file được chọn.</w:t>
      </w:r>
    </w:p>
    <w:p w:rsidR="00000000" w:rsidDel="00000000" w:rsidP="00000000" w:rsidRDefault="00000000" w:rsidRPr="00000000" w14:paraId="000000C8">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tạo thư mục mới</w:t>
      </w:r>
    </w:p>
    <w:p w:rsidR="00000000" w:rsidDel="00000000" w:rsidP="00000000" w:rsidRDefault="00000000" w:rsidRPr="00000000" w14:paraId="000000C9">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tạo thư mục mới.</w:t>
      </w:r>
    </w:p>
    <w:p w:rsidR="00000000" w:rsidDel="00000000" w:rsidP="00000000" w:rsidRDefault="00000000" w:rsidRPr="00000000" w14:paraId="000000CA">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CB">
      <w:pPr>
        <w:ind w:left="708.6614173228347" w:firstLine="0"/>
        <w:rPr>
          <w:b w:val="0"/>
          <w:color w:val="061f57"/>
          <w:sz w:val="32"/>
          <w:szCs w:val="32"/>
        </w:rPr>
      </w:pPr>
      <w:r w:rsidDel="00000000" w:rsidR="00000000" w:rsidRPr="00000000">
        <w:rPr>
          <w:b w:val="0"/>
          <w:color w:val="061f57"/>
          <w:sz w:val="32"/>
          <w:szCs w:val="32"/>
          <w:rtl w:val="0"/>
        </w:rPr>
        <w:t xml:space="preserve">+ Người dùng chọn tạo thư mục mới.</w:t>
      </w:r>
    </w:p>
    <w:p w:rsidR="00000000" w:rsidDel="00000000" w:rsidP="00000000" w:rsidRDefault="00000000" w:rsidRPr="00000000" w14:paraId="000000CC">
      <w:pPr>
        <w:ind w:left="708.6614173228347" w:firstLine="0"/>
        <w:rPr>
          <w:b w:val="0"/>
          <w:color w:val="061f57"/>
          <w:sz w:val="32"/>
          <w:szCs w:val="32"/>
        </w:rPr>
      </w:pPr>
      <w:r w:rsidDel="00000000" w:rsidR="00000000" w:rsidRPr="00000000">
        <w:rPr>
          <w:b w:val="0"/>
          <w:color w:val="061f57"/>
          <w:sz w:val="32"/>
          <w:szCs w:val="32"/>
          <w:rtl w:val="0"/>
        </w:rPr>
        <w:t xml:space="preserve">+ Hệ thống tiến hành tạo lập thư mục mới tại nơi đang được mở.</w:t>
      </w:r>
    </w:p>
    <w:p w:rsidR="00000000" w:rsidDel="00000000" w:rsidP="00000000" w:rsidRDefault="00000000" w:rsidRPr="00000000" w14:paraId="000000CD">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tạo tệp mới</w:t>
      </w:r>
    </w:p>
    <w:p w:rsidR="00000000" w:rsidDel="00000000" w:rsidP="00000000" w:rsidRDefault="00000000" w:rsidRPr="00000000" w14:paraId="000000CE">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tạo tệp mới.</w:t>
      </w:r>
    </w:p>
    <w:p w:rsidR="00000000" w:rsidDel="00000000" w:rsidP="00000000" w:rsidRDefault="00000000" w:rsidRPr="00000000" w14:paraId="000000CF">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D0">
      <w:pPr>
        <w:ind w:left="708.6614173228347" w:firstLine="0"/>
        <w:rPr>
          <w:b w:val="0"/>
          <w:color w:val="061f57"/>
          <w:sz w:val="32"/>
          <w:szCs w:val="32"/>
        </w:rPr>
      </w:pPr>
      <w:r w:rsidDel="00000000" w:rsidR="00000000" w:rsidRPr="00000000">
        <w:rPr>
          <w:b w:val="0"/>
          <w:color w:val="061f57"/>
          <w:sz w:val="32"/>
          <w:szCs w:val="32"/>
          <w:rtl w:val="0"/>
        </w:rPr>
        <w:t xml:space="preserve">+ Người dùng chọn tạo tệp mới.</w:t>
      </w:r>
    </w:p>
    <w:p w:rsidR="00000000" w:rsidDel="00000000" w:rsidP="00000000" w:rsidRDefault="00000000" w:rsidRPr="00000000" w14:paraId="000000D1">
      <w:pPr>
        <w:ind w:left="708.6614173228347" w:firstLine="0"/>
        <w:rPr>
          <w:b w:val="0"/>
          <w:color w:val="061f57"/>
          <w:sz w:val="32"/>
          <w:szCs w:val="32"/>
        </w:rPr>
      </w:pPr>
      <w:r w:rsidDel="00000000" w:rsidR="00000000" w:rsidRPr="00000000">
        <w:rPr>
          <w:b w:val="0"/>
          <w:color w:val="061f57"/>
          <w:sz w:val="32"/>
          <w:szCs w:val="32"/>
          <w:rtl w:val="0"/>
        </w:rPr>
        <w:t xml:space="preserve">+ Hệ thống tiến hành tạo lập tệp mới tại địa chỉ đang được mở.</w:t>
      </w:r>
    </w:p>
    <w:p w:rsidR="00000000" w:rsidDel="00000000" w:rsidP="00000000" w:rsidRDefault="00000000" w:rsidRPr="00000000" w14:paraId="000000D2">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chọn tất cả</w:t>
      </w:r>
    </w:p>
    <w:p w:rsidR="00000000" w:rsidDel="00000000" w:rsidP="00000000" w:rsidRDefault="00000000" w:rsidRPr="00000000" w14:paraId="000000D3">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chọn tất cả.</w:t>
      </w:r>
    </w:p>
    <w:p w:rsidR="00000000" w:rsidDel="00000000" w:rsidP="00000000" w:rsidRDefault="00000000" w:rsidRPr="00000000" w14:paraId="000000D4">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D5">
      <w:pPr>
        <w:ind w:left="708.6614173228347" w:firstLine="0"/>
        <w:rPr>
          <w:b w:val="0"/>
          <w:color w:val="061f57"/>
          <w:sz w:val="32"/>
          <w:szCs w:val="32"/>
        </w:rPr>
      </w:pPr>
      <w:r w:rsidDel="00000000" w:rsidR="00000000" w:rsidRPr="00000000">
        <w:rPr>
          <w:b w:val="0"/>
          <w:color w:val="061f57"/>
          <w:sz w:val="32"/>
          <w:szCs w:val="32"/>
          <w:rtl w:val="0"/>
        </w:rPr>
        <w:t xml:space="preserve">+ Người dùng chọn ô chọn tất cả.</w:t>
      </w:r>
    </w:p>
    <w:p w:rsidR="00000000" w:rsidDel="00000000" w:rsidP="00000000" w:rsidRDefault="00000000" w:rsidRPr="00000000" w14:paraId="000000D6">
      <w:pPr>
        <w:ind w:left="708.6614173228347" w:firstLine="0"/>
        <w:rPr>
          <w:b w:val="0"/>
          <w:color w:val="061f57"/>
          <w:sz w:val="32"/>
          <w:szCs w:val="32"/>
        </w:rPr>
      </w:pPr>
      <w:r w:rsidDel="00000000" w:rsidR="00000000" w:rsidRPr="00000000">
        <w:rPr>
          <w:b w:val="0"/>
          <w:color w:val="061f57"/>
          <w:sz w:val="32"/>
          <w:szCs w:val="32"/>
          <w:rtl w:val="0"/>
        </w:rPr>
        <w:t xml:space="preserve">+ Hệ thống chọn tất cả các folder/file tại vị trí đang được mở.</w:t>
      </w:r>
    </w:p>
    <w:p w:rsidR="00000000" w:rsidDel="00000000" w:rsidP="00000000" w:rsidRDefault="00000000" w:rsidRPr="00000000" w14:paraId="000000D7">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bỏ chọn</w:t>
      </w:r>
    </w:p>
    <w:p w:rsidR="00000000" w:rsidDel="00000000" w:rsidP="00000000" w:rsidRDefault="00000000" w:rsidRPr="00000000" w14:paraId="000000D8">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bỏ chọn</w:t>
      </w:r>
    </w:p>
    <w:p w:rsidR="00000000" w:rsidDel="00000000" w:rsidP="00000000" w:rsidRDefault="00000000" w:rsidRPr="00000000" w14:paraId="000000D9">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DA">
      <w:pPr>
        <w:ind w:left="708.6614173228347" w:firstLine="0"/>
        <w:rPr>
          <w:b w:val="0"/>
          <w:color w:val="061f57"/>
          <w:sz w:val="32"/>
          <w:szCs w:val="32"/>
        </w:rPr>
      </w:pPr>
      <w:r w:rsidDel="00000000" w:rsidR="00000000" w:rsidRPr="00000000">
        <w:rPr>
          <w:b w:val="0"/>
          <w:color w:val="061f57"/>
          <w:sz w:val="32"/>
          <w:szCs w:val="32"/>
          <w:rtl w:val="0"/>
        </w:rPr>
        <w:t xml:space="preserve">+ Người dùng chọn bỏ chọn.</w:t>
      </w:r>
    </w:p>
    <w:p w:rsidR="00000000" w:rsidDel="00000000" w:rsidP="00000000" w:rsidRDefault="00000000" w:rsidRPr="00000000" w14:paraId="000000DB">
      <w:pPr>
        <w:ind w:left="708.6614173228347" w:firstLine="0"/>
        <w:rPr>
          <w:b w:val="0"/>
          <w:color w:val="061f57"/>
          <w:sz w:val="32"/>
          <w:szCs w:val="32"/>
        </w:rPr>
      </w:pPr>
      <w:r w:rsidDel="00000000" w:rsidR="00000000" w:rsidRPr="00000000">
        <w:rPr>
          <w:b w:val="0"/>
          <w:color w:val="061f57"/>
          <w:sz w:val="32"/>
          <w:szCs w:val="32"/>
          <w:rtl w:val="0"/>
        </w:rPr>
        <w:t xml:space="preserve">+ Hệ thống tiến hành bỏ chọn tất cả các folder,file đang được chọn.</w:t>
      </w:r>
    </w:p>
    <w:p w:rsidR="00000000" w:rsidDel="00000000" w:rsidP="00000000" w:rsidRDefault="00000000" w:rsidRPr="00000000" w14:paraId="000000DC">
      <w:pPr>
        <w:ind w:left="708.6614173228347" w:firstLine="0"/>
        <w:rPr>
          <w:b w:val="0"/>
          <w:color w:val="061f57"/>
          <w:sz w:val="32"/>
          <w:szCs w:val="32"/>
        </w:rPr>
      </w:pPr>
      <w:r w:rsidDel="00000000" w:rsidR="00000000" w:rsidRPr="00000000">
        <w:rPr>
          <w:rtl w:val="0"/>
        </w:rPr>
      </w:r>
    </w:p>
    <w:p w:rsidR="00000000" w:rsidDel="00000000" w:rsidP="00000000" w:rsidRDefault="00000000" w:rsidRPr="00000000" w14:paraId="000000DD">
      <w:pPr>
        <w:ind w:left="708.6614173228347" w:firstLine="0"/>
        <w:rPr>
          <w:b w:val="0"/>
          <w:color w:val="061f57"/>
          <w:sz w:val="32"/>
          <w:szCs w:val="32"/>
        </w:rPr>
      </w:pPr>
      <w:r w:rsidDel="00000000" w:rsidR="00000000" w:rsidRPr="00000000">
        <w:rPr>
          <w:rtl w:val="0"/>
        </w:rPr>
      </w:r>
    </w:p>
    <w:p w:rsidR="00000000" w:rsidDel="00000000" w:rsidP="00000000" w:rsidRDefault="00000000" w:rsidRPr="00000000" w14:paraId="000000DE">
      <w:pPr>
        <w:ind w:left="708.6614173228347" w:firstLine="0"/>
        <w:rPr>
          <w:b w:val="0"/>
          <w:color w:val="061f57"/>
          <w:sz w:val="32"/>
          <w:szCs w:val="32"/>
        </w:rPr>
      </w:pPr>
      <w:r w:rsidDel="00000000" w:rsidR="00000000" w:rsidRPr="00000000">
        <w:rPr>
          <w:rtl w:val="0"/>
        </w:rPr>
      </w:r>
    </w:p>
    <w:p w:rsidR="00000000" w:rsidDel="00000000" w:rsidP="00000000" w:rsidRDefault="00000000" w:rsidRPr="00000000" w14:paraId="000000DF">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back</w:t>
      </w:r>
    </w:p>
    <w:p w:rsidR="00000000" w:rsidDel="00000000" w:rsidP="00000000" w:rsidRDefault="00000000" w:rsidRPr="00000000" w14:paraId="000000E0">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back.</w:t>
      </w:r>
    </w:p>
    <w:p w:rsidR="00000000" w:rsidDel="00000000" w:rsidP="00000000" w:rsidRDefault="00000000" w:rsidRPr="00000000" w14:paraId="000000E1">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E2">
      <w:pPr>
        <w:ind w:left="708.6614173228347" w:firstLine="0"/>
        <w:rPr>
          <w:b w:val="0"/>
          <w:color w:val="061f57"/>
          <w:sz w:val="32"/>
          <w:szCs w:val="32"/>
        </w:rPr>
      </w:pPr>
      <w:r w:rsidDel="00000000" w:rsidR="00000000" w:rsidRPr="00000000">
        <w:rPr>
          <w:b w:val="0"/>
          <w:color w:val="061f57"/>
          <w:sz w:val="32"/>
          <w:szCs w:val="32"/>
          <w:rtl w:val="0"/>
        </w:rPr>
        <w:t xml:space="preserve">+ Người dùng chọn back để quay lại thư mục cha.</w:t>
      </w:r>
    </w:p>
    <w:p w:rsidR="00000000" w:rsidDel="00000000" w:rsidP="00000000" w:rsidRDefault="00000000" w:rsidRPr="00000000" w14:paraId="000000E3">
      <w:pPr>
        <w:ind w:left="708.6614173228347" w:firstLine="0"/>
        <w:rPr>
          <w:b w:val="0"/>
          <w:color w:val="061f57"/>
          <w:sz w:val="32"/>
          <w:szCs w:val="32"/>
        </w:rPr>
      </w:pPr>
      <w:r w:rsidDel="00000000" w:rsidR="00000000" w:rsidRPr="00000000">
        <w:rPr>
          <w:b w:val="0"/>
          <w:color w:val="061f57"/>
          <w:sz w:val="32"/>
          <w:szCs w:val="32"/>
          <w:rtl w:val="0"/>
        </w:rPr>
        <w:t xml:space="preserve">+ Hệ thống kiểm tra sự tồn tại của thư mục cha, nếu có thì chuyển địa chỉ về thư mục cha, nếu không thì không sử dụng được chức năng back.</w:t>
      </w:r>
    </w:p>
    <w:p w:rsidR="00000000" w:rsidDel="00000000" w:rsidP="00000000" w:rsidRDefault="00000000" w:rsidRPr="00000000" w14:paraId="000000E4">
      <w:pPr>
        <w:ind w:left="425.19685039370086" w:firstLine="0"/>
        <w:rPr>
          <w:color w:val="061f57"/>
          <w:sz w:val="32"/>
          <w:szCs w:val="32"/>
        </w:rPr>
      </w:pPr>
      <w:r w:rsidDel="00000000" w:rsidR="00000000" w:rsidRPr="00000000">
        <w:rPr>
          <w:color w:val="061f57"/>
          <w:sz w:val="32"/>
          <w:szCs w:val="32"/>
          <w:rtl w:val="0"/>
        </w:rPr>
        <w:t xml:space="preserve">Use case: Người dùng sử dụng chức năng forward</w:t>
      </w:r>
    </w:p>
    <w:p w:rsidR="00000000" w:rsidDel="00000000" w:rsidP="00000000" w:rsidRDefault="00000000" w:rsidRPr="00000000" w14:paraId="000000E5">
      <w:pPr>
        <w:ind w:left="425.19685039370086" w:firstLine="0"/>
        <w:rPr>
          <w:b w:val="0"/>
          <w:color w:val="061f57"/>
          <w:sz w:val="32"/>
          <w:szCs w:val="32"/>
        </w:rPr>
      </w:pPr>
      <w:r w:rsidDel="00000000" w:rsidR="00000000" w:rsidRPr="00000000">
        <w:rPr>
          <w:b w:val="0"/>
          <w:color w:val="061f57"/>
          <w:sz w:val="32"/>
          <w:szCs w:val="32"/>
          <w:rtl w:val="0"/>
        </w:rPr>
        <w:t xml:space="preserve">-Mô tả: Người dùng chọn ô forward.</w:t>
      </w:r>
    </w:p>
    <w:p w:rsidR="00000000" w:rsidDel="00000000" w:rsidP="00000000" w:rsidRDefault="00000000" w:rsidRPr="00000000" w14:paraId="000000E6">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E7">
      <w:pPr>
        <w:ind w:left="708.6614173228347" w:firstLine="0"/>
        <w:rPr>
          <w:b w:val="0"/>
          <w:color w:val="061f57"/>
          <w:sz w:val="32"/>
          <w:szCs w:val="32"/>
        </w:rPr>
      </w:pPr>
      <w:r w:rsidDel="00000000" w:rsidR="00000000" w:rsidRPr="00000000">
        <w:rPr>
          <w:b w:val="0"/>
          <w:color w:val="061f57"/>
          <w:sz w:val="32"/>
          <w:szCs w:val="32"/>
          <w:rtl w:val="0"/>
        </w:rPr>
        <w:t xml:space="preserve">+ Người dùng chọn back để quay lại thư mục con.</w:t>
      </w:r>
    </w:p>
    <w:p w:rsidR="00000000" w:rsidDel="00000000" w:rsidP="00000000" w:rsidRDefault="00000000" w:rsidRPr="00000000" w14:paraId="000000E8">
      <w:pPr>
        <w:ind w:left="708.6614173228347" w:firstLine="0"/>
        <w:rPr>
          <w:b w:val="0"/>
          <w:color w:val="061f57"/>
          <w:sz w:val="32"/>
          <w:szCs w:val="32"/>
        </w:rPr>
      </w:pPr>
      <w:r w:rsidDel="00000000" w:rsidR="00000000" w:rsidRPr="00000000">
        <w:rPr>
          <w:b w:val="0"/>
          <w:color w:val="061f57"/>
          <w:sz w:val="32"/>
          <w:szCs w:val="32"/>
          <w:rtl w:val="0"/>
        </w:rPr>
        <w:t xml:space="preserve">+ Hệ thống kiểm tra chiều sâu hệ thống đã đi tới, nếu hiện tại chưa là con bé nhất mà hệ thống đã đi tới thì chuyển vị trí về thư mục/tệp con bé hơn hiện tại, nếu vị trí hiện tại đã là sâu nhất mà hệ thống đã đi tới thì không sử dụng được chức năng forward.</w:t>
      </w:r>
    </w:p>
    <w:p w:rsidR="00000000" w:rsidDel="00000000" w:rsidP="00000000" w:rsidRDefault="00000000" w:rsidRPr="00000000" w14:paraId="000000E9">
      <w:pPr>
        <w:ind w:left="425.19685039370086" w:firstLine="0"/>
        <w:rPr>
          <w:color w:val="061f57"/>
          <w:sz w:val="32"/>
          <w:szCs w:val="32"/>
        </w:rPr>
      </w:pPr>
      <w:r w:rsidDel="00000000" w:rsidR="00000000" w:rsidRPr="00000000">
        <w:rPr>
          <w:color w:val="061f57"/>
          <w:sz w:val="32"/>
          <w:szCs w:val="32"/>
          <w:rtl w:val="0"/>
        </w:rPr>
        <w:t xml:space="preserve">Use case: Người dùng xóa folder khỏi mục truy cập nhanh</w:t>
      </w:r>
    </w:p>
    <w:p w:rsidR="00000000" w:rsidDel="00000000" w:rsidP="00000000" w:rsidRDefault="00000000" w:rsidRPr="00000000" w14:paraId="000000EA">
      <w:pPr>
        <w:ind w:left="425.19685039370086" w:firstLine="0"/>
        <w:rPr>
          <w:b w:val="0"/>
          <w:color w:val="061f57"/>
          <w:sz w:val="32"/>
          <w:szCs w:val="32"/>
        </w:rPr>
      </w:pPr>
      <w:r w:rsidDel="00000000" w:rsidR="00000000" w:rsidRPr="00000000">
        <w:rPr>
          <w:b w:val="0"/>
          <w:color w:val="061f57"/>
          <w:sz w:val="32"/>
          <w:szCs w:val="32"/>
          <w:rtl w:val="0"/>
        </w:rPr>
        <w:t xml:space="preserve">-Mô tả: Người dùng muốn xóa folder khỏi mục truy cập nhanh.</w:t>
      </w:r>
    </w:p>
    <w:p w:rsidR="00000000" w:rsidDel="00000000" w:rsidP="00000000" w:rsidRDefault="00000000" w:rsidRPr="00000000" w14:paraId="000000EB">
      <w:pPr>
        <w:ind w:left="425.19685039370086" w:firstLine="0"/>
        <w:rPr>
          <w:b w:val="0"/>
          <w:color w:val="061f57"/>
          <w:sz w:val="32"/>
          <w:szCs w:val="32"/>
        </w:rPr>
      </w:pPr>
      <w:r w:rsidDel="00000000" w:rsidR="00000000" w:rsidRPr="00000000">
        <w:rPr>
          <w:b w:val="0"/>
          <w:color w:val="061f57"/>
          <w:sz w:val="32"/>
          <w:szCs w:val="32"/>
          <w:rtl w:val="0"/>
        </w:rPr>
        <w:t xml:space="preserve">-Hành động:</w:t>
      </w:r>
    </w:p>
    <w:p w:rsidR="00000000" w:rsidDel="00000000" w:rsidP="00000000" w:rsidRDefault="00000000" w:rsidRPr="00000000" w14:paraId="000000EC">
      <w:pPr>
        <w:ind w:left="708.6614173228347" w:firstLine="0"/>
        <w:rPr>
          <w:b w:val="0"/>
          <w:color w:val="061f57"/>
          <w:sz w:val="32"/>
          <w:szCs w:val="32"/>
        </w:rPr>
      </w:pPr>
      <w:r w:rsidDel="00000000" w:rsidR="00000000" w:rsidRPr="00000000">
        <w:rPr>
          <w:b w:val="0"/>
          <w:color w:val="061f57"/>
          <w:sz w:val="32"/>
          <w:szCs w:val="32"/>
          <w:rtl w:val="0"/>
        </w:rPr>
        <w:t xml:space="preserve">+ Người dùng mở mục truy cập nhanh trong ‘Phần xem trước’, chọn folder rồi click chuột phải, chọn xóa khỏi truy cập nhanh.</w:t>
      </w:r>
    </w:p>
    <w:p w:rsidR="00000000" w:rsidDel="00000000" w:rsidP="00000000" w:rsidRDefault="00000000" w:rsidRPr="00000000" w14:paraId="000000ED">
      <w:pPr>
        <w:ind w:left="708.6614173228347" w:firstLine="0"/>
        <w:rPr>
          <w:b w:val="0"/>
          <w:color w:val="061f57"/>
          <w:sz w:val="32"/>
          <w:szCs w:val="32"/>
        </w:rPr>
      </w:pPr>
      <w:r w:rsidDel="00000000" w:rsidR="00000000" w:rsidRPr="00000000">
        <w:rPr>
          <w:b w:val="0"/>
          <w:color w:val="061f57"/>
          <w:sz w:val="32"/>
          <w:szCs w:val="32"/>
          <w:rtl w:val="0"/>
        </w:rPr>
        <w:t xml:space="preserve">+ Hệ thống tiến hành xóa phần hiển thị của folder được chọn trong mục truy cập nhanh.</w:t>
      </w:r>
    </w:p>
    <w:p w:rsidR="00000000" w:rsidDel="00000000" w:rsidP="00000000" w:rsidRDefault="00000000" w:rsidRPr="00000000" w14:paraId="000000EE">
      <w:pPr>
        <w:ind w:left="425.19685039370086" w:firstLine="0"/>
        <w:rPr>
          <w:color w:val="061f57"/>
          <w:sz w:val="32"/>
          <w:szCs w:val="32"/>
        </w:rPr>
      </w:pPr>
      <w:r w:rsidDel="00000000" w:rsidR="00000000" w:rsidRPr="00000000">
        <w:rPr>
          <w:color w:val="061f57"/>
          <w:sz w:val="32"/>
          <w:szCs w:val="32"/>
          <w:rtl w:val="0"/>
        </w:rPr>
        <w:t xml:space="preserve">Use case: Người dùng tiến hành tìm kiếm folder/file</w:t>
      </w:r>
    </w:p>
    <w:p w:rsidR="00000000" w:rsidDel="00000000" w:rsidP="00000000" w:rsidRDefault="00000000" w:rsidRPr="00000000" w14:paraId="000000EF">
      <w:pPr>
        <w:ind w:left="425.19685039370086" w:firstLine="0"/>
        <w:rPr>
          <w:b w:val="0"/>
          <w:color w:val="061f57"/>
          <w:sz w:val="32"/>
          <w:szCs w:val="32"/>
        </w:rPr>
      </w:pPr>
      <w:r w:rsidDel="00000000" w:rsidR="00000000" w:rsidRPr="00000000">
        <w:rPr>
          <w:b w:val="0"/>
          <w:color w:val="061f57"/>
          <w:sz w:val="32"/>
          <w:szCs w:val="32"/>
          <w:rtl w:val="0"/>
        </w:rPr>
        <w:t xml:space="preserve">-Mô tả: Người dùng tìm kiếm folder/ file mong muốn.</w:t>
      </w:r>
    </w:p>
    <w:p w:rsidR="00000000" w:rsidDel="00000000" w:rsidP="00000000" w:rsidRDefault="00000000" w:rsidRPr="00000000" w14:paraId="000000F0">
      <w:pPr>
        <w:ind w:left="425.19685039370086" w:firstLine="0"/>
        <w:rPr>
          <w:b w:val="0"/>
          <w:color w:val="061f57"/>
          <w:sz w:val="32"/>
          <w:szCs w:val="32"/>
        </w:rPr>
      </w:pPr>
      <w:r w:rsidDel="00000000" w:rsidR="00000000" w:rsidRPr="00000000">
        <w:rPr>
          <w:b w:val="0"/>
          <w:color w:val="061f57"/>
          <w:sz w:val="32"/>
          <w:szCs w:val="32"/>
          <w:rtl w:val="0"/>
        </w:rPr>
        <w:t xml:space="preserve">-Hành động: </w:t>
      </w:r>
    </w:p>
    <w:p w:rsidR="00000000" w:rsidDel="00000000" w:rsidP="00000000" w:rsidRDefault="00000000" w:rsidRPr="00000000" w14:paraId="000000F1">
      <w:pPr>
        <w:ind w:left="708.6614173228347" w:firstLine="0"/>
        <w:rPr>
          <w:b w:val="0"/>
          <w:color w:val="061f57"/>
          <w:sz w:val="32"/>
          <w:szCs w:val="32"/>
        </w:rPr>
      </w:pPr>
      <w:r w:rsidDel="00000000" w:rsidR="00000000" w:rsidRPr="00000000">
        <w:rPr>
          <w:b w:val="0"/>
          <w:color w:val="061f57"/>
          <w:sz w:val="32"/>
          <w:szCs w:val="32"/>
          <w:rtl w:val="0"/>
        </w:rPr>
        <w:t xml:space="preserve">+ Người dùng chọn vào thanh tìm kiếm, nhập tên folder/file muốn tìm kiếm rồi bấm Enter.</w:t>
      </w:r>
    </w:p>
    <w:p w:rsidR="00000000" w:rsidDel="00000000" w:rsidP="00000000" w:rsidRDefault="00000000" w:rsidRPr="00000000" w14:paraId="000000F2">
      <w:pPr>
        <w:ind w:left="708.6614173228347" w:firstLine="0"/>
        <w:rPr>
          <w:b w:val="0"/>
          <w:color w:val="061f57"/>
          <w:sz w:val="32"/>
          <w:szCs w:val="32"/>
        </w:rPr>
      </w:pPr>
      <w:r w:rsidDel="00000000" w:rsidR="00000000" w:rsidRPr="00000000">
        <w:rPr>
          <w:b w:val="0"/>
          <w:color w:val="061f57"/>
          <w:sz w:val="32"/>
          <w:szCs w:val="32"/>
          <w:rtl w:val="0"/>
        </w:rPr>
        <w:t xml:space="preserve">+ Hệ thống tiến hành hiển thị những folder/file có tên chứa những kí tự đã được nhập ở đầu vào lên cửa sổ pop-up.</w:t>
      </w:r>
    </w:p>
    <w:p w:rsidR="00000000" w:rsidDel="00000000" w:rsidP="00000000" w:rsidRDefault="00000000" w:rsidRPr="00000000" w14:paraId="000000F3">
      <w:pPr>
        <w:pStyle w:val="Heading2"/>
        <w:rPr>
          <w:color w:val="061f57"/>
        </w:rPr>
      </w:pPr>
      <w:bookmarkStart w:colFirst="0" w:colLast="0" w:name="_heading=h.g23ch22qtm53" w:id="8"/>
      <w:bookmarkEnd w:id="8"/>
      <w:r w:rsidDel="00000000" w:rsidR="00000000" w:rsidRPr="00000000">
        <w:rPr>
          <w:color w:val="061f57"/>
          <w:rtl w:val="0"/>
        </w:rPr>
        <w:t xml:space="preserve">2.3. Class Diagram</w:t>
      </w:r>
    </w:p>
    <w:p w:rsidR="00000000" w:rsidDel="00000000" w:rsidP="00000000" w:rsidRDefault="00000000" w:rsidRPr="00000000" w14:paraId="000000F4">
      <w:pPr>
        <w:pStyle w:val="Heading1"/>
        <w:rPr>
          <w:b w:val="0"/>
          <w:sz w:val="32"/>
          <w:szCs w:val="32"/>
        </w:rPr>
      </w:pPr>
      <w:bookmarkStart w:colFirst="0" w:colLast="0" w:name="_heading=h.kf1t93usmwgf" w:id="9"/>
      <w:bookmarkEnd w:id="9"/>
      <w:r w:rsidDel="00000000" w:rsidR="00000000" w:rsidRPr="00000000">
        <w:rPr>
          <w:rFonts w:ascii="Calibri" w:cs="Calibri" w:eastAsia="Calibri" w:hAnsi="Calibri"/>
          <w:sz w:val="32"/>
          <w:szCs w:val="32"/>
        </w:rPr>
        <w:drawing>
          <wp:inline distB="114300" distT="114300" distL="114300" distR="114300">
            <wp:extent cx="5540363" cy="3373214"/>
            <wp:effectExtent b="0" l="0" r="0" t="0"/>
            <wp:docPr id="29" name="image12.png"/>
            <a:graphic>
              <a:graphicData uri="http://schemas.openxmlformats.org/drawingml/2006/picture">
                <pic:pic>
                  <pic:nvPicPr>
                    <pic:cNvPr id="0" name="image12.png"/>
                    <pic:cNvPicPr preferRelativeResize="0"/>
                  </pic:nvPicPr>
                  <pic:blipFill>
                    <a:blip r:embed="rId10"/>
                    <a:srcRect b="4435" l="9706" r="9706" t="8482"/>
                    <a:stretch>
                      <a:fillRect/>
                    </a:stretch>
                  </pic:blipFill>
                  <pic:spPr>
                    <a:xfrm>
                      <a:off x="0" y="0"/>
                      <a:ext cx="5540363" cy="337321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rPr>
          <w:sz w:val="40"/>
          <w:szCs w:val="40"/>
        </w:rPr>
      </w:pPr>
      <w:r w:rsidDel="00000000" w:rsidR="00000000" w:rsidRPr="00000000">
        <w:rPr>
          <w:sz w:val="40"/>
          <w:szCs w:val="40"/>
          <w:rtl w:val="0"/>
        </w:rPr>
        <w:t xml:space="preserve">3.</w:t>
      </w:r>
      <w:r w:rsidDel="00000000" w:rsidR="00000000" w:rsidRPr="00000000">
        <w:rPr>
          <w:rtl w:val="0"/>
        </w:rPr>
        <w:t xml:space="preserve"> </w:t>
      </w:r>
      <w:r w:rsidDel="00000000" w:rsidR="00000000" w:rsidRPr="00000000">
        <w:rPr>
          <w:sz w:val="40"/>
          <w:szCs w:val="40"/>
          <w:rtl w:val="0"/>
        </w:rPr>
        <w:t xml:space="preserve">Thiết kế: các biểu đồ UML cho thiết kế ứng dụng</w:t>
      </w:r>
    </w:p>
    <w:p w:rsidR="00000000" w:rsidDel="00000000" w:rsidP="00000000" w:rsidRDefault="00000000" w:rsidRPr="00000000" w14:paraId="000000F6">
      <w:pPr>
        <w:pStyle w:val="Heading2"/>
        <w:rPr>
          <w:color w:val="061f57"/>
        </w:rPr>
      </w:pPr>
      <w:bookmarkStart w:colFirst="0" w:colLast="0" w:name="_heading=h.vabp6ycgjbrd" w:id="10"/>
      <w:bookmarkEnd w:id="10"/>
      <w:r w:rsidDel="00000000" w:rsidR="00000000" w:rsidRPr="00000000">
        <w:rPr>
          <w:color w:val="061f57"/>
          <w:rtl w:val="0"/>
        </w:rPr>
        <w:t xml:space="preserve">3.1.Component Diagram</w:t>
      </w:r>
    </w:p>
    <w:p w:rsidR="00000000" w:rsidDel="00000000" w:rsidP="00000000" w:rsidRDefault="00000000" w:rsidRPr="00000000" w14:paraId="000000F7">
      <w:pPr>
        <w:rPr>
          <w:color w:val="061f57"/>
        </w:rPr>
      </w:pPr>
      <w:r w:rsidDel="00000000" w:rsidR="00000000" w:rsidRPr="00000000">
        <w:rPr>
          <w:color w:val="061f57"/>
        </w:rPr>
        <w:drawing>
          <wp:inline distB="114300" distT="114300" distL="114300" distR="114300">
            <wp:extent cx="6128641" cy="4016617"/>
            <wp:effectExtent b="0" l="0" r="0" t="0"/>
            <wp:docPr id="2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128641" cy="401661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keepNext w:val="1"/>
        <w:spacing w:after="60" w:before="240" w:lineRule="auto"/>
        <w:rPr/>
      </w:pPr>
      <w:bookmarkStart w:colFirst="0" w:colLast="0" w:name="_heading=h.fofi9guhbs9g" w:id="11"/>
      <w:bookmarkEnd w:id="11"/>
      <w:r w:rsidDel="00000000" w:rsidR="00000000" w:rsidRPr="00000000">
        <w:rPr>
          <w:rtl w:val="0"/>
        </w:rPr>
        <w:t xml:space="preserve">4. Mô tả cài đặt, hướng dẫn sử dụng</w:t>
      </w:r>
    </w:p>
    <w:p w:rsidR="00000000" w:rsidDel="00000000" w:rsidP="00000000" w:rsidRDefault="00000000" w:rsidRPr="00000000" w14:paraId="000000F9">
      <w:pPr>
        <w:numPr>
          <w:ilvl w:val="0"/>
          <w:numId w:val="36"/>
        </w:numPr>
        <w:ind w:left="720" w:hanging="360"/>
        <w:rPr>
          <w:b w:val="0"/>
          <w:color w:val="061f57"/>
          <w:sz w:val="32"/>
          <w:szCs w:val="32"/>
        </w:rPr>
      </w:pPr>
      <w:r w:rsidDel="00000000" w:rsidR="00000000" w:rsidRPr="00000000">
        <w:rPr>
          <w:b w:val="0"/>
          <w:color w:val="061f57"/>
          <w:sz w:val="32"/>
          <w:szCs w:val="32"/>
          <w:rtl w:val="0"/>
        </w:rPr>
        <w:t xml:space="preserve">Một số chương trình, phần mềm, … cần thiết để có thể mở và khởi chạy chương trình này:</w:t>
      </w:r>
    </w:p>
    <w:p w:rsidR="00000000" w:rsidDel="00000000" w:rsidP="00000000" w:rsidRDefault="00000000" w:rsidRPr="00000000" w14:paraId="000000FA">
      <w:pPr>
        <w:numPr>
          <w:ilvl w:val="0"/>
          <w:numId w:val="33"/>
        </w:numPr>
        <w:ind w:left="1440" w:hanging="360"/>
        <w:rPr>
          <w:b w:val="0"/>
          <w:color w:val="061f57"/>
          <w:sz w:val="32"/>
          <w:szCs w:val="32"/>
        </w:rPr>
      </w:pPr>
      <w:hyperlink r:id="rId12">
        <w:r w:rsidDel="00000000" w:rsidR="00000000" w:rsidRPr="00000000">
          <w:rPr>
            <w:b w:val="0"/>
            <w:color w:val="061f57"/>
            <w:sz w:val="32"/>
            <w:szCs w:val="32"/>
            <w:rtl w:val="0"/>
          </w:rPr>
          <w:t xml:space="preserve">WINRAR</w:t>
        </w:r>
      </w:hyperlink>
      <w:r w:rsidDel="00000000" w:rsidR="00000000" w:rsidRPr="00000000">
        <w:rPr>
          <w:b w:val="0"/>
          <w:color w:val="061f57"/>
          <w:sz w:val="32"/>
          <w:szCs w:val="32"/>
          <w:rtl w:val="0"/>
        </w:rPr>
        <w:t xml:space="preserve">: đây là phần mềm lưu trữ tệp cho phép bạn nén và giải nén tệp. </w:t>
      </w:r>
    </w:p>
    <w:p w:rsidR="00000000" w:rsidDel="00000000" w:rsidP="00000000" w:rsidRDefault="00000000" w:rsidRPr="00000000" w14:paraId="000000FB">
      <w:pPr>
        <w:numPr>
          <w:ilvl w:val="0"/>
          <w:numId w:val="33"/>
        </w:numPr>
        <w:ind w:left="1440" w:hanging="360"/>
        <w:rPr>
          <w:b w:val="0"/>
          <w:color w:val="061f57"/>
          <w:sz w:val="32"/>
          <w:szCs w:val="32"/>
        </w:rPr>
      </w:pPr>
      <w:r w:rsidDel="00000000" w:rsidR="00000000" w:rsidRPr="00000000">
        <w:rPr>
          <w:b w:val="0"/>
          <w:color w:val="061f57"/>
          <w:sz w:val="32"/>
          <w:szCs w:val="32"/>
          <w:rtl w:val="0"/>
        </w:rPr>
        <w:t xml:space="preserve">Các phiên bản </w:t>
      </w:r>
      <w:hyperlink r:id="rId13">
        <w:r w:rsidDel="00000000" w:rsidR="00000000" w:rsidRPr="00000000">
          <w:rPr>
            <w:b w:val="0"/>
            <w:color w:val="061f57"/>
            <w:sz w:val="32"/>
            <w:szCs w:val="32"/>
            <w:rtl w:val="0"/>
          </w:rPr>
          <w:t xml:space="preserve">JDK</w:t>
        </w:r>
      </w:hyperlink>
      <w:r w:rsidDel="00000000" w:rsidR="00000000" w:rsidRPr="00000000">
        <w:rPr>
          <w:b w:val="0"/>
          <w:color w:val="061f57"/>
          <w:sz w:val="32"/>
          <w:szCs w:val="32"/>
          <w:rtl w:val="0"/>
        </w:rPr>
        <w:t xml:space="preserve"> và IDE hỗ trợ Java như </w:t>
      </w:r>
      <w:hyperlink r:id="rId14">
        <w:r w:rsidDel="00000000" w:rsidR="00000000" w:rsidRPr="00000000">
          <w:rPr>
            <w:b w:val="0"/>
            <w:color w:val="061f57"/>
            <w:sz w:val="32"/>
            <w:szCs w:val="32"/>
            <w:rtl w:val="0"/>
          </w:rPr>
          <w:t xml:space="preserve">Eclipse</w:t>
        </w:r>
      </w:hyperlink>
      <w:r w:rsidDel="00000000" w:rsidR="00000000" w:rsidRPr="00000000">
        <w:rPr>
          <w:b w:val="0"/>
          <w:color w:val="061f57"/>
          <w:sz w:val="32"/>
          <w:szCs w:val="32"/>
          <w:rtl w:val="0"/>
        </w:rPr>
        <w:t xml:space="preserve">, </w:t>
      </w:r>
      <w:hyperlink r:id="rId15">
        <w:r w:rsidDel="00000000" w:rsidR="00000000" w:rsidRPr="00000000">
          <w:rPr>
            <w:b w:val="0"/>
            <w:color w:val="061f57"/>
            <w:sz w:val="32"/>
            <w:szCs w:val="32"/>
            <w:rtl w:val="0"/>
          </w:rPr>
          <w:t xml:space="preserve">Netbeans</w:t>
        </w:r>
      </w:hyperlink>
      <w:r w:rsidDel="00000000" w:rsidR="00000000" w:rsidRPr="00000000">
        <w:rPr>
          <w:b w:val="0"/>
          <w:color w:val="061f57"/>
          <w:sz w:val="32"/>
          <w:szCs w:val="32"/>
          <w:rtl w:val="0"/>
        </w:rPr>
        <w:t xml:space="preserve">, … nhưng ở đây sẽ chỉ hướng dẫn chạy trên IDE Eclipse.</w:t>
      </w:r>
    </w:p>
    <w:p w:rsidR="00000000" w:rsidDel="00000000" w:rsidP="00000000" w:rsidRDefault="00000000" w:rsidRPr="00000000" w14:paraId="000000FC">
      <w:pPr>
        <w:numPr>
          <w:ilvl w:val="0"/>
          <w:numId w:val="33"/>
        </w:numPr>
        <w:ind w:left="1440" w:hanging="360"/>
        <w:rPr>
          <w:b w:val="0"/>
          <w:color w:val="061f57"/>
          <w:sz w:val="32"/>
          <w:szCs w:val="32"/>
        </w:rPr>
      </w:pPr>
      <w:hyperlink r:id="rId16">
        <w:r w:rsidDel="00000000" w:rsidR="00000000" w:rsidRPr="00000000">
          <w:rPr>
            <w:b w:val="0"/>
            <w:color w:val="061f57"/>
            <w:sz w:val="32"/>
            <w:szCs w:val="32"/>
            <w:rtl w:val="0"/>
          </w:rPr>
          <w:t xml:space="preserve">Microsoft SQL Server</w:t>
        </w:r>
      </w:hyperlink>
      <w:r w:rsidDel="00000000" w:rsidR="00000000" w:rsidRPr="00000000">
        <w:rPr>
          <w:b w:val="0"/>
          <w:color w:val="061f57"/>
          <w:sz w:val="32"/>
          <w:szCs w:val="32"/>
          <w:rtl w:val="0"/>
        </w:rPr>
        <w:t xml:space="preserve">: là phần mềm ứng dụng cho hệ thống quản trị cơ sở dữ liệu. Chương trình có thể không cần sử dụng tới MS SQL Server nhưng để có thể sử dụng cũng như khai thác hết tính năng của chương trình và tương tác với cơ sở dữ liệu thì chúng ta cần cài đặt và thiết lập một cách hợp lý. Tạo tài khoản, đơn giản nhất là thiết lập tài khoản sa, chúng ta có thể tham khảo cách làm trong đường link sau:</w:t>
      </w:r>
    </w:p>
    <w:p w:rsidR="00000000" w:rsidDel="00000000" w:rsidP="00000000" w:rsidRDefault="00000000" w:rsidRPr="00000000" w14:paraId="000000FD">
      <w:pPr>
        <w:ind w:left="1440" w:firstLine="0"/>
        <w:rPr>
          <w:b w:val="0"/>
          <w:color w:val="061f57"/>
        </w:rPr>
      </w:pPr>
      <w:r w:rsidDel="00000000" w:rsidR="00000000" w:rsidRPr="00000000">
        <w:rPr>
          <w:b w:val="0"/>
          <w:color w:val="061f57"/>
          <w:sz w:val="32"/>
          <w:szCs w:val="32"/>
          <w:rtl w:val="0"/>
        </w:rPr>
        <w:t xml:space="preserve">[</w:t>
      </w:r>
      <w:hyperlink r:id="rId17">
        <w:r w:rsidDel="00000000" w:rsidR="00000000" w:rsidRPr="00000000">
          <w:rPr>
            <w:b w:val="0"/>
            <w:color w:val="061f57"/>
            <w:sz w:val="32"/>
            <w:szCs w:val="32"/>
            <w:rtl w:val="0"/>
          </w:rPr>
          <w:t xml:space="preserve">https://www.youtube.com/watch?v=ftVcBoZRAMA</w:t>
        </w:r>
      </w:hyperlink>
      <w:r w:rsidDel="00000000" w:rsidR="00000000" w:rsidRPr="00000000">
        <w:rPr>
          <w:b w:val="0"/>
          <w:color w:val="061f57"/>
          <w:sz w:val="32"/>
          <w:szCs w:val="32"/>
          <w:rtl w:val="0"/>
        </w:rPr>
        <w:t xml:space="preserve">]</w:t>
      </w:r>
      <w:r w:rsidDel="00000000" w:rsidR="00000000" w:rsidRPr="00000000">
        <w:rPr>
          <w:rtl w:val="0"/>
        </w:rPr>
      </w:r>
    </w:p>
    <w:p w:rsidR="00000000" w:rsidDel="00000000" w:rsidP="00000000" w:rsidRDefault="00000000" w:rsidRPr="00000000" w14:paraId="000000FE">
      <w:pPr>
        <w:numPr>
          <w:ilvl w:val="0"/>
          <w:numId w:val="20"/>
        </w:numPr>
        <w:ind w:left="720" w:hanging="360"/>
        <w:rPr>
          <w:b w:val="0"/>
          <w:color w:val="061f57"/>
          <w:sz w:val="32"/>
          <w:szCs w:val="32"/>
        </w:rPr>
      </w:pPr>
      <w:r w:rsidDel="00000000" w:rsidR="00000000" w:rsidRPr="00000000">
        <w:rPr>
          <w:b w:val="0"/>
          <w:color w:val="061f57"/>
          <w:sz w:val="32"/>
          <w:szCs w:val="32"/>
          <w:rtl w:val="0"/>
        </w:rPr>
        <w:t xml:space="preserve">Đảm bảo các yêu cầu trên đã được cài đặt và thử nghiệm thành công:</w:t>
      </w:r>
    </w:p>
    <w:p w:rsidR="00000000" w:rsidDel="00000000" w:rsidP="00000000" w:rsidRDefault="00000000" w:rsidRPr="00000000" w14:paraId="000000FF">
      <w:pPr>
        <w:numPr>
          <w:ilvl w:val="0"/>
          <w:numId w:val="17"/>
        </w:numPr>
        <w:ind w:left="1440" w:hanging="360"/>
        <w:rPr>
          <w:b w:val="0"/>
          <w:color w:val="061f57"/>
          <w:sz w:val="32"/>
          <w:szCs w:val="32"/>
        </w:rPr>
      </w:pPr>
      <w:r w:rsidDel="00000000" w:rsidR="00000000" w:rsidRPr="00000000">
        <w:rPr>
          <w:b w:val="0"/>
          <w:color w:val="061f57"/>
          <w:sz w:val="32"/>
          <w:szCs w:val="32"/>
          <w:rtl w:val="0"/>
        </w:rPr>
        <w:t xml:space="preserve">Đối với IDE Eclipse, sau khi cài đặt thành công, phải chạy chương trình thử nghiệm thành công, chương trình thử nghiệm có thể là chương trình Java bất kỳ.</w:t>
      </w:r>
    </w:p>
    <w:p w:rsidR="00000000" w:rsidDel="00000000" w:rsidP="00000000" w:rsidRDefault="00000000" w:rsidRPr="00000000" w14:paraId="00000100">
      <w:pPr>
        <w:numPr>
          <w:ilvl w:val="0"/>
          <w:numId w:val="17"/>
        </w:numPr>
        <w:ind w:left="1440" w:hanging="360"/>
        <w:rPr>
          <w:b w:val="0"/>
          <w:color w:val="061f57"/>
          <w:sz w:val="32"/>
          <w:szCs w:val="32"/>
        </w:rPr>
      </w:pPr>
      <w:r w:rsidDel="00000000" w:rsidR="00000000" w:rsidRPr="00000000">
        <w:rPr>
          <w:b w:val="0"/>
          <w:color w:val="061f57"/>
          <w:sz w:val="32"/>
          <w:szCs w:val="32"/>
          <w:rtl w:val="0"/>
        </w:rPr>
        <w:t xml:space="preserve">Nếu có MS SQL SERVER thì phải kết nối server thành công. Thực hiện thử nghiệm thành công kết nối Java với SQL Server trên Eclipse bằng </w:t>
      </w:r>
      <w:hyperlink r:id="rId18">
        <w:r w:rsidDel="00000000" w:rsidR="00000000" w:rsidRPr="00000000">
          <w:rPr>
            <w:b w:val="0"/>
            <w:color w:val="061f57"/>
            <w:sz w:val="32"/>
            <w:szCs w:val="32"/>
            <w:rtl w:val="0"/>
          </w:rPr>
          <w:t xml:space="preserve">JDBC</w:t>
        </w:r>
      </w:hyperlink>
      <w:r w:rsidDel="00000000" w:rsidR="00000000" w:rsidRPr="00000000">
        <w:rPr>
          <w:b w:val="0"/>
          <w:color w:val="061f57"/>
          <w:sz w:val="32"/>
          <w:szCs w:val="32"/>
          <w:rtl w:val="0"/>
        </w:rPr>
        <w:t xml:space="preserve"> - một API dùng để kết nối và thực thi các câu lệnh SQL xuống database. Chương trình không yêu cầu cài đặt JDBC vì thư viện này đã được cài đặt sẵn trong chương trình. </w:t>
      </w:r>
      <w:r w:rsidDel="00000000" w:rsidR="00000000" w:rsidRPr="00000000">
        <w:rPr>
          <w:rtl w:val="0"/>
        </w:rPr>
      </w:r>
    </w:p>
    <w:p w:rsidR="00000000" w:rsidDel="00000000" w:rsidP="00000000" w:rsidRDefault="00000000" w:rsidRPr="00000000" w14:paraId="00000101">
      <w:pPr>
        <w:rPr>
          <w:color w:val="061f57"/>
          <w:sz w:val="32"/>
          <w:szCs w:val="32"/>
        </w:rPr>
      </w:pPr>
      <w:r w:rsidDel="00000000" w:rsidR="00000000" w:rsidRPr="00000000">
        <w:rPr>
          <w:rtl w:val="0"/>
        </w:rPr>
      </w:r>
    </w:p>
    <w:p w:rsidR="00000000" w:rsidDel="00000000" w:rsidP="00000000" w:rsidRDefault="00000000" w:rsidRPr="00000000" w14:paraId="00000102">
      <w:pPr>
        <w:rPr>
          <w:color w:val="061f57"/>
          <w:sz w:val="32"/>
          <w:szCs w:val="32"/>
        </w:rPr>
      </w:pPr>
      <w:r w:rsidDel="00000000" w:rsidR="00000000" w:rsidRPr="00000000">
        <w:rPr>
          <w:rtl w:val="0"/>
        </w:rPr>
      </w:r>
    </w:p>
    <w:p w:rsidR="00000000" w:rsidDel="00000000" w:rsidP="00000000" w:rsidRDefault="00000000" w:rsidRPr="00000000" w14:paraId="00000103">
      <w:pPr>
        <w:rPr>
          <w:color w:val="061f57"/>
          <w:sz w:val="32"/>
          <w:szCs w:val="32"/>
        </w:rPr>
      </w:pPr>
      <w:r w:rsidDel="00000000" w:rsidR="00000000" w:rsidRPr="00000000">
        <w:rPr>
          <w:rtl w:val="0"/>
        </w:rPr>
      </w:r>
    </w:p>
    <w:p w:rsidR="00000000" w:rsidDel="00000000" w:rsidP="00000000" w:rsidRDefault="00000000" w:rsidRPr="00000000" w14:paraId="00000104">
      <w:pPr>
        <w:rPr>
          <w:color w:val="061f57"/>
          <w:sz w:val="32"/>
          <w:szCs w:val="32"/>
        </w:rPr>
      </w:pPr>
      <w:r w:rsidDel="00000000" w:rsidR="00000000" w:rsidRPr="00000000">
        <w:rPr>
          <w:rtl w:val="0"/>
        </w:rPr>
      </w:r>
    </w:p>
    <w:p w:rsidR="00000000" w:rsidDel="00000000" w:rsidP="00000000" w:rsidRDefault="00000000" w:rsidRPr="00000000" w14:paraId="00000105">
      <w:pPr>
        <w:rPr>
          <w:color w:val="061f57"/>
          <w:sz w:val="32"/>
          <w:szCs w:val="32"/>
        </w:rPr>
      </w:pPr>
      <w:r w:rsidDel="00000000" w:rsidR="00000000" w:rsidRPr="00000000">
        <w:rPr>
          <w:rtl w:val="0"/>
        </w:rPr>
      </w:r>
    </w:p>
    <w:p w:rsidR="00000000" w:rsidDel="00000000" w:rsidP="00000000" w:rsidRDefault="00000000" w:rsidRPr="00000000" w14:paraId="00000106">
      <w:pPr>
        <w:rPr>
          <w:color w:val="061f57"/>
          <w:sz w:val="32"/>
          <w:szCs w:val="32"/>
        </w:rPr>
      </w:pPr>
      <w:r w:rsidDel="00000000" w:rsidR="00000000" w:rsidRPr="00000000">
        <w:rPr>
          <w:rtl w:val="0"/>
        </w:rPr>
      </w:r>
    </w:p>
    <w:p w:rsidR="00000000" w:rsidDel="00000000" w:rsidP="00000000" w:rsidRDefault="00000000" w:rsidRPr="00000000" w14:paraId="00000107">
      <w:pPr>
        <w:pStyle w:val="Heading2"/>
        <w:rPr>
          <w:color w:val="061f57"/>
        </w:rPr>
      </w:pPr>
      <w:bookmarkStart w:colFirst="0" w:colLast="0" w:name="_heading=h.xpnho9zcwtgz" w:id="12"/>
      <w:bookmarkEnd w:id="12"/>
      <w:r w:rsidDel="00000000" w:rsidR="00000000" w:rsidRPr="00000000">
        <w:rPr>
          <w:color w:val="061f57"/>
          <w:rtl w:val="0"/>
        </w:rPr>
        <w:t xml:space="preserve">4.1. Hướng dẫn cài đặt</w:t>
      </w:r>
    </w:p>
    <w:p w:rsidR="00000000" w:rsidDel="00000000" w:rsidP="00000000" w:rsidRDefault="00000000" w:rsidRPr="00000000" w14:paraId="00000108">
      <w:pPr>
        <w:ind w:firstLine="720"/>
        <w:rPr>
          <w:color w:val="061f57"/>
          <w:sz w:val="32"/>
          <w:szCs w:val="32"/>
        </w:rPr>
      </w:pPr>
      <w:r w:rsidDel="00000000" w:rsidR="00000000" w:rsidRPr="00000000">
        <w:rPr>
          <w:color w:val="061f57"/>
          <w:sz w:val="32"/>
          <w:szCs w:val="32"/>
          <w:rtl w:val="0"/>
        </w:rPr>
        <w:t xml:space="preserve">[https://drive.google.com/drive/folders/1f1H1ES9H67lD0zZHI-CRxB3HmVnJYAuT?fbclid=IwAR0nVYVZMDYx4-mdqKKj7WT-0rTTln3H5DwlazrQ2gEMAEADlhgTIOl7Jgg]</w:t>
      </w:r>
    </w:p>
    <w:p w:rsidR="00000000" w:rsidDel="00000000" w:rsidP="00000000" w:rsidRDefault="00000000" w:rsidRPr="00000000" w14:paraId="00000109">
      <w:pPr>
        <w:numPr>
          <w:ilvl w:val="0"/>
          <w:numId w:val="16"/>
        </w:numPr>
        <w:ind w:left="720" w:hanging="360"/>
        <w:rPr>
          <w:b w:val="0"/>
          <w:color w:val="061f57"/>
          <w:sz w:val="32"/>
          <w:szCs w:val="32"/>
        </w:rPr>
      </w:pPr>
      <w:r w:rsidDel="00000000" w:rsidR="00000000" w:rsidRPr="00000000">
        <w:rPr>
          <w:b w:val="0"/>
          <w:color w:val="061f57"/>
          <w:sz w:val="32"/>
          <w:szCs w:val="32"/>
          <w:rtl w:val="0"/>
        </w:rPr>
        <w:t xml:space="preserve">Truy cập đường link bên trên để tới nơi chứa chương trình và tải chương trình về máy.</w:t>
      </w:r>
      <w:r w:rsidDel="00000000" w:rsidR="00000000" w:rsidRPr="00000000">
        <w:rPr>
          <w:rtl w:val="0"/>
        </w:rPr>
      </w:r>
    </w:p>
    <w:p w:rsidR="00000000" w:rsidDel="00000000" w:rsidP="00000000" w:rsidRDefault="00000000" w:rsidRPr="00000000" w14:paraId="0000010A">
      <w:pPr>
        <w:numPr>
          <w:ilvl w:val="0"/>
          <w:numId w:val="4"/>
        </w:numPr>
        <w:ind w:left="720" w:hanging="360"/>
        <w:rPr>
          <w:b w:val="0"/>
          <w:color w:val="061f57"/>
          <w:sz w:val="32"/>
          <w:szCs w:val="32"/>
        </w:rPr>
      </w:pPr>
      <w:r w:rsidDel="00000000" w:rsidR="00000000" w:rsidRPr="00000000">
        <w:rPr>
          <w:b w:val="0"/>
          <w:color w:val="061f57"/>
          <w:sz w:val="32"/>
          <w:szCs w:val="32"/>
          <w:rtl w:val="0"/>
        </w:rPr>
        <w:t xml:space="preserve">Sau khi tải về hoàn tất, chúng ta truy cập vào nơi mà chương trình được lưu vào. Sau đó giải nén file bằng WinRAR.</w:t>
      </w:r>
    </w:p>
    <w:p w:rsidR="00000000" w:rsidDel="00000000" w:rsidP="00000000" w:rsidRDefault="00000000" w:rsidRPr="00000000" w14:paraId="0000010B">
      <w:pPr>
        <w:rPr>
          <w:b w:val="0"/>
          <w:color w:val="061f57"/>
          <w:sz w:val="32"/>
          <w:szCs w:val="32"/>
        </w:rPr>
      </w:pPr>
      <w:r w:rsidDel="00000000" w:rsidR="00000000" w:rsidRPr="00000000">
        <w:rPr>
          <w:b w:val="0"/>
          <w:color w:val="061f57"/>
          <w:sz w:val="32"/>
          <w:szCs w:val="32"/>
        </w:rPr>
        <w:drawing>
          <wp:inline distB="114300" distT="114300" distL="114300" distR="114300">
            <wp:extent cx="6353175" cy="2947119"/>
            <wp:effectExtent b="0" l="0" r="0" t="0"/>
            <wp:docPr id="17" name="image7.png"/>
            <a:graphic>
              <a:graphicData uri="http://schemas.openxmlformats.org/drawingml/2006/picture">
                <pic:pic>
                  <pic:nvPicPr>
                    <pic:cNvPr id="0" name="image7.png"/>
                    <pic:cNvPicPr preferRelativeResize="0"/>
                  </pic:nvPicPr>
                  <pic:blipFill>
                    <a:blip r:embed="rId19"/>
                    <a:srcRect b="0" l="0" r="0" t="52163"/>
                    <a:stretch>
                      <a:fillRect/>
                    </a:stretch>
                  </pic:blipFill>
                  <pic:spPr>
                    <a:xfrm>
                      <a:off x="0" y="0"/>
                      <a:ext cx="6353175" cy="294711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11"/>
        </w:numPr>
        <w:ind w:left="720" w:hanging="360"/>
        <w:rPr>
          <w:b w:val="0"/>
          <w:color w:val="061f57"/>
          <w:sz w:val="32"/>
          <w:szCs w:val="32"/>
        </w:rPr>
      </w:pPr>
      <w:r w:rsidDel="00000000" w:rsidR="00000000" w:rsidRPr="00000000">
        <w:rPr>
          <w:b w:val="0"/>
          <w:color w:val="061f57"/>
          <w:sz w:val="32"/>
          <w:szCs w:val="32"/>
          <w:rtl w:val="0"/>
        </w:rPr>
        <w:t xml:space="preserve">Thiết lập hệ cơ sở dữ liệu cho MS SQL SERVER, truy cập đường link sau để lấy tệp chứa câu lệnh tạo bảng và database đã tạo sẵn:</w:t>
      </w:r>
    </w:p>
    <w:p w:rsidR="00000000" w:rsidDel="00000000" w:rsidP="00000000" w:rsidRDefault="00000000" w:rsidRPr="00000000" w14:paraId="0000010D">
      <w:pPr>
        <w:ind w:left="720" w:firstLine="0"/>
        <w:rPr>
          <w:b w:val="0"/>
          <w:color w:val="061f57"/>
          <w:sz w:val="32"/>
          <w:szCs w:val="32"/>
        </w:rPr>
      </w:pPr>
      <w:r w:rsidDel="00000000" w:rsidR="00000000" w:rsidRPr="00000000">
        <w:rPr>
          <w:b w:val="0"/>
          <w:color w:val="061f57"/>
          <w:sz w:val="32"/>
          <w:szCs w:val="32"/>
          <w:rtl w:val="0"/>
        </w:rPr>
        <w:t xml:space="preserve">[</w:t>
      </w:r>
      <w:hyperlink r:id="rId20">
        <w:r w:rsidDel="00000000" w:rsidR="00000000" w:rsidRPr="00000000">
          <w:rPr>
            <w:b w:val="0"/>
            <w:color w:val="061f57"/>
            <w:sz w:val="32"/>
            <w:szCs w:val="32"/>
            <w:u w:val="single"/>
            <w:rtl w:val="0"/>
          </w:rPr>
          <w:t xml:space="preserve">https://drive.google.com/drive/u/0/folders/1i4oUORfGnB1xzuaXS8VIap6vvCAjgbQf</w:t>
        </w:r>
      </w:hyperlink>
      <w:r w:rsidDel="00000000" w:rsidR="00000000" w:rsidRPr="00000000">
        <w:rPr>
          <w:b w:val="0"/>
          <w:color w:val="061f57"/>
          <w:sz w:val="32"/>
          <w:szCs w:val="32"/>
          <w:rtl w:val="0"/>
        </w:rPr>
        <w:t xml:space="preserve">]</w:t>
      </w:r>
    </w:p>
    <w:p w:rsidR="00000000" w:rsidDel="00000000" w:rsidP="00000000" w:rsidRDefault="00000000" w:rsidRPr="00000000" w14:paraId="0000010E">
      <w:pPr>
        <w:numPr>
          <w:ilvl w:val="0"/>
          <w:numId w:val="19"/>
        </w:numPr>
        <w:ind w:left="1440" w:hanging="360"/>
        <w:rPr>
          <w:b w:val="0"/>
          <w:color w:val="061f57"/>
          <w:sz w:val="32"/>
          <w:szCs w:val="32"/>
        </w:rPr>
      </w:pPr>
      <w:r w:rsidDel="00000000" w:rsidR="00000000" w:rsidRPr="00000000">
        <w:rPr>
          <w:b w:val="0"/>
          <w:color w:val="061f57"/>
          <w:sz w:val="32"/>
          <w:szCs w:val="32"/>
          <w:rtl w:val="0"/>
        </w:rPr>
        <w:t xml:space="preserve">Chúng ta có thể import trực tiếp database từ tệp ADMIN.bacpac. Tham khảo cách làm ở video: [</w:t>
      </w:r>
      <w:hyperlink r:id="rId21">
        <w:r w:rsidDel="00000000" w:rsidR="00000000" w:rsidRPr="00000000">
          <w:rPr>
            <w:b w:val="0"/>
            <w:color w:val="061f57"/>
            <w:sz w:val="32"/>
            <w:szCs w:val="32"/>
            <w:u w:val="single"/>
            <w:rtl w:val="0"/>
          </w:rPr>
          <w:t xml:space="preserve">https://www.youtube.com/watch?v=34DQIR577m4</w:t>
        </w:r>
      </w:hyperlink>
      <w:r w:rsidDel="00000000" w:rsidR="00000000" w:rsidRPr="00000000">
        <w:rPr>
          <w:b w:val="0"/>
          <w:color w:val="061f57"/>
          <w:sz w:val="32"/>
          <w:szCs w:val="32"/>
          <w:rtl w:val="0"/>
        </w:rPr>
        <w:t xml:space="preserve">]</w:t>
      </w:r>
    </w:p>
    <w:p w:rsidR="00000000" w:rsidDel="00000000" w:rsidP="00000000" w:rsidRDefault="00000000" w:rsidRPr="00000000" w14:paraId="0000010F">
      <w:pPr>
        <w:numPr>
          <w:ilvl w:val="0"/>
          <w:numId w:val="19"/>
        </w:numPr>
        <w:ind w:left="1440" w:hanging="360"/>
        <w:rPr>
          <w:b w:val="0"/>
          <w:color w:val="061f57"/>
          <w:sz w:val="32"/>
          <w:szCs w:val="32"/>
        </w:rPr>
      </w:pPr>
      <w:r w:rsidDel="00000000" w:rsidR="00000000" w:rsidRPr="00000000">
        <w:rPr>
          <w:b w:val="0"/>
          <w:color w:val="061f57"/>
          <w:sz w:val="32"/>
          <w:szCs w:val="32"/>
          <w:rtl w:val="0"/>
        </w:rPr>
        <w:t xml:space="preserve">Ngoài ra, chúng ta có thể tạo trực tiếp database. Trước tiên, tạo database sau đó ta thực hiện câu lệnh tạo bảng từ tệp sql trên chính database vừa tạo.</w:t>
      </w:r>
    </w:p>
    <w:p w:rsidR="00000000" w:rsidDel="00000000" w:rsidP="00000000" w:rsidRDefault="00000000" w:rsidRPr="00000000" w14:paraId="00000110">
      <w:pPr>
        <w:numPr>
          <w:ilvl w:val="0"/>
          <w:numId w:val="1"/>
        </w:numPr>
        <w:ind w:left="720" w:hanging="360"/>
        <w:rPr>
          <w:b w:val="0"/>
          <w:color w:val="061f57"/>
          <w:sz w:val="32"/>
          <w:szCs w:val="32"/>
        </w:rPr>
      </w:pPr>
      <w:r w:rsidDel="00000000" w:rsidR="00000000" w:rsidRPr="00000000">
        <w:rPr>
          <w:b w:val="0"/>
          <w:color w:val="061f57"/>
          <w:sz w:val="32"/>
          <w:szCs w:val="32"/>
          <w:rtl w:val="0"/>
        </w:rPr>
        <w:t xml:space="preserve">Sau khi đã thiết lập hoàn tất, ta sử dụng IDE Eclipse để mở chương trình đã được giải nén. Chú ý phải mở đúng thư mục có tên là Program (DA_LTHDT/Program ) thì chương trình mới có thể chạy được.</w:t>
      </w:r>
    </w:p>
    <w:p w:rsidR="00000000" w:rsidDel="00000000" w:rsidP="00000000" w:rsidRDefault="00000000" w:rsidRPr="00000000" w14:paraId="00000111">
      <w:pPr>
        <w:numPr>
          <w:ilvl w:val="0"/>
          <w:numId w:val="1"/>
        </w:numPr>
        <w:ind w:left="720" w:hanging="360"/>
        <w:rPr>
          <w:b w:val="0"/>
          <w:color w:val="061f57"/>
          <w:sz w:val="32"/>
          <w:szCs w:val="32"/>
        </w:rPr>
      </w:pPr>
      <w:r w:rsidDel="00000000" w:rsidR="00000000" w:rsidRPr="00000000">
        <w:rPr>
          <w:b w:val="0"/>
          <w:color w:val="061f57"/>
          <w:sz w:val="32"/>
          <w:szCs w:val="32"/>
          <w:rtl w:val="0"/>
        </w:rPr>
        <w:t xml:space="preserve">Mở chương trình hoàn tất, ta truy cập vào tệp ConnectSQL.java ở đường link (Program/src/libary) để thiết lập một số thuộc tính:</w:t>
      </w:r>
    </w:p>
    <w:p w:rsidR="00000000" w:rsidDel="00000000" w:rsidP="00000000" w:rsidRDefault="00000000" w:rsidRPr="00000000" w14:paraId="00000112">
      <w:pPr>
        <w:numPr>
          <w:ilvl w:val="0"/>
          <w:numId w:val="12"/>
        </w:numPr>
        <w:ind w:left="720" w:firstLine="420"/>
        <w:rPr>
          <w:b w:val="0"/>
          <w:color w:val="061f57"/>
          <w:sz w:val="32"/>
          <w:szCs w:val="32"/>
        </w:rPr>
      </w:pPr>
      <w:r w:rsidDel="00000000" w:rsidR="00000000" w:rsidRPr="00000000">
        <w:rPr>
          <w:b w:val="0"/>
          <w:color w:val="061f57"/>
          <w:sz w:val="32"/>
          <w:szCs w:val="32"/>
          <w:rtl w:val="0"/>
        </w:rPr>
        <w:t xml:space="preserve"> Đổi thuộc tính serverName thành tên Server trên máy của bạn.</w:t>
      </w:r>
    </w:p>
    <w:p w:rsidR="00000000" w:rsidDel="00000000" w:rsidP="00000000" w:rsidRDefault="00000000" w:rsidRPr="00000000" w14:paraId="00000113">
      <w:pPr>
        <w:ind w:left="720" w:firstLine="0"/>
        <w:rPr>
          <w:b w:val="0"/>
          <w:color w:val="061f57"/>
          <w:sz w:val="32"/>
          <w:szCs w:val="32"/>
        </w:rPr>
      </w:pPr>
      <w:r w:rsidDel="00000000" w:rsidR="00000000" w:rsidRPr="00000000">
        <w:rPr>
          <w:b w:val="0"/>
          <w:color w:val="061f57"/>
          <w:sz w:val="32"/>
          <w:szCs w:val="32"/>
          <w:rtl w:val="0"/>
        </w:rPr>
        <w:tab/>
        <w:t xml:space="preserve"> VD: se</w:t>
      </w:r>
      <w:sdt>
        <w:sdtPr>
          <w:tag w:val="goog_rdk_1"/>
        </w:sdtPr>
        <w:sdtContent>
          <w:ins w:author="Thường - 66IT1 Nguyễn Văn" w:id="0" w:date="2023-07-04T02:25:25Z">
            <w:r w:rsidDel="00000000" w:rsidR="00000000" w:rsidRPr="00000000">
              <w:rPr>
                <w:b w:val="0"/>
                <w:color w:val="061f57"/>
                <w:sz w:val="32"/>
                <w:szCs w:val="32"/>
                <w:rtl w:val="0"/>
              </w:rPr>
              <w:t xml:space="preserve">r</w:t>
            </w:r>
          </w:ins>
        </w:sdtContent>
      </w:sdt>
      <w:r w:rsidDel="00000000" w:rsidR="00000000" w:rsidRPr="00000000">
        <w:rPr>
          <w:b w:val="0"/>
          <w:color w:val="061f57"/>
          <w:sz w:val="32"/>
          <w:szCs w:val="32"/>
          <w:rtl w:val="0"/>
        </w:rPr>
        <w:t xml:space="preserve">verName = “MSI”;</w:t>
      </w:r>
    </w:p>
    <w:p w:rsidR="00000000" w:rsidDel="00000000" w:rsidP="00000000" w:rsidRDefault="00000000" w:rsidRPr="00000000" w14:paraId="00000114">
      <w:pPr>
        <w:ind w:left="1440" w:firstLine="0"/>
        <w:rPr>
          <w:b w:val="0"/>
          <w:color w:val="061f57"/>
          <w:sz w:val="32"/>
          <w:szCs w:val="32"/>
        </w:rPr>
      </w:pPr>
      <w:r w:rsidDel="00000000" w:rsidR="00000000" w:rsidRPr="00000000">
        <w:rPr>
          <w:b w:val="0"/>
          <w:color w:val="061f57"/>
          <w:sz w:val="32"/>
          <w:szCs w:val="32"/>
        </w:rPr>
        <w:drawing>
          <wp:inline distB="114300" distT="114300" distL="114300" distR="114300">
            <wp:extent cx="4505325" cy="2952750"/>
            <wp:effectExtent b="0" l="0" r="0" t="0"/>
            <wp:docPr id="30" name="image11.png"/>
            <a:graphic>
              <a:graphicData uri="http://schemas.openxmlformats.org/drawingml/2006/picture">
                <pic:pic>
                  <pic:nvPicPr>
                    <pic:cNvPr id="0" name="image11.png"/>
                    <pic:cNvPicPr preferRelativeResize="0"/>
                  </pic:nvPicPr>
                  <pic:blipFill>
                    <a:blip r:embed="rId22"/>
                    <a:srcRect b="690" l="0" r="0" t="690"/>
                    <a:stretch>
                      <a:fillRect/>
                    </a:stretch>
                  </pic:blipFill>
                  <pic:spPr>
                    <a:xfrm>
                      <a:off x="0" y="0"/>
                      <a:ext cx="45053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2"/>
        </w:numPr>
        <w:ind w:left="720" w:firstLine="420"/>
        <w:rPr>
          <w:b w:val="0"/>
          <w:color w:val="061f57"/>
          <w:sz w:val="32"/>
          <w:szCs w:val="32"/>
        </w:rPr>
      </w:pPr>
      <w:r w:rsidDel="00000000" w:rsidR="00000000" w:rsidRPr="00000000">
        <w:rPr>
          <w:b w:val="0"/>
          <w:color w:val="061f57"/>
          <w:sz w:val="32"/>
          <w:szCs w:val="32"/>
          <w:rtl w:val="0"/>
        </w:rPr>
        <w:t xml:space="preserve">Đổi thuộc tính userName thành tên đăng nhập của bạn.</w:t>
      </w:r>
    </w:p>
    <w:p w:rsidR="00000000" w:rsidDel="00000000" w:rsidP="00000000" w:rsidRDefault="00000000" w:rsidRPr="00000000" w14:paraId="00000116">
      <w:pPr>
        <w:ind w:left="720" w:firstLine="0"/>
        <w:rPr>
          <w:b w:val="0"/>
          <w:color w:val="061f57"/>
          <w:sz w:val="32"/>
          <w:szCs w:val="32"/>
        </w:rPr>
      </w:pPr>
      <w:r w:rsidDel="00000000" w:rsidR="00000000" w:rsidRPr="00000000">
        <w:rPr>
          <w:b w:val="0"/>
          <w:color w:val="061f57"/>
          <w:sz w:val="32"/>
          <w:szCs w:val="32"/>
          <w:rtl w:val="0"/>
        </w:rPr>
        <w:tab/>
        <w:t xml:space="preserve">VD: userName = “sa”</w:t>
      </w:r>
    </w:p>
    <w:p w:rsidR="00000000" w:rsidDel="00000000" w:rsidP="00000000" w:rsidRDefault="00000000" w:rsidRPr="00000000" w14:paraId="00000117">
      <w:pPr>
        <w:numPr>
          <w:ilvl w:val="0"/>
          <w:numId w:val="12"/>
        </w:numPr>
        <w:ind w:left="720" w:firstLine="420"/>
        <w:rPr>
          <w:b w:val="0"/>
          <w:color w:val="061f57"/>
          <w:sz w:val="32"/>
          <w:szCs w:val="32"/>
        </w:rPr>
      </w:pPr>
      <w:r w:rsidDel="00000000" w:rsidR="00000000" w:rsidRPr="00000000">
        <w:rPr>
          <w:b w:val="0"/>
          <w:color w:val="061f57"/>
          <w:sz w:val="32"/>
          <w:szCs w:val="32"/>
          <w:rtl w:val="0"/>
        </w:rPr>
        <w:t xml:space="preserve">Đổi thuộc tính password thành mật khẩu để đăng nhập tài khoản của bạn.</w:t>
      </w:r>
    </w:p>
    <w:p w:rsidR="00000000" w:rsidDel="00000000" w:rsidP="00000000" w:rsidRDefault="00000000" w:rsidRPr="00000000" w14:paraId="00000118">
      <w:pPr>
        <w:ind w:left="720" w:firstLine="720"/>
        <w:rPr>
          <w:b w:val="0"/>
          <w:color w:val="061f57"/>
          <w:sz w:val="32"/>
          <w:szCs w:val="32"/>
        </w:rPr>
      </w:pPr>
      <w:r w:rsidDel="00000000" w:rsidR="00000000" w:rsidRPr="00000000">
        <w:rPr>
          <w:b w:val="0"/>
          <w:color w:val="061f57"/>
          <w:sz w:val="32"/>
          <w:szCs w:val="32"/>
          <w:rtl w:val="0"/>
        </w:rPr>
        <w:t xml:space="preserve">VD: password = "a";</w:t>
      </w:r>
    </w:p>
    <w:p w:rsidR="00000000" w:rsidDel="00000000" w:rsidP="00000000" w:rsidRDefault="00000000" w:rsidRPr="00000000" w14:paraId="00000119">
      <w:pPr>
        <w:numPr>
          <w:ilvl w:val="0"/>
          <w:numId w:val="12"/>
        </w:numPr>
        <w:ind w:left="720" w:firstLine="420"/>
        <w:rPr>
          <w:b w:val="0"/>
          <w:color w:val="061f57"/>
          <w:sz w:val="32"/>
          <w:szCs w:val="32"/>
        </w:rPr>
      </w:pPr>
      <w:r w:rsidDel="00000000" w:rsidR="00000000" w:rsidRPr="00000000">
        <w:rPr>
          <w:b w:val="0"/>
          <w:color w:val="061f57"/>
          <w:sz w:val="32"/>
          <w:szCs w:val="32"/>
          <w:rtl w:val="0"/>
        </w:rPr>
        <w:t xml:space="preserve">Đổi thuộc tính database thành tên database mà bạn vừa tạo, nếu bạn import trực tiếp và giữ nguyên tên thì không cần thay đổi thuộc tính này.</w:t>
      </w:r>
    </w:p>
    <w:p w:rsidR="00000000" w:rsidDel="00000000" w:rsidP="00000000" w:rsidRDefault="00000000" w:rsidRPr="00000000" w14:paraId="0000011A">
      <w:pPr>
        <w:ind w:left="720" w:firstLine="0"/>
        <w:rPr>
          <w:b w:val="0"/>
          <w:color w:val="061f57"/>
          <w:sz w:val="32"/>
          <w:szCs w:val="32"/>
        </w:rPr>
      </w:pPr>
      <w:r w:rsidDel="00000000" w:rsidR="00000000" w:rsidRPr="00000000">
        <w:rPr>
          <w:b w:val="0"/>
          <w:color w:val="061f57"/>
          <w:sz w:val="32"/>
          <w:szCs w:val="32"/>
          <w:rtl w:val="0"/>
        </w:rPr>
        <w:tab/>
        <w:t xml:space="preserve">VD: database = “ADMIN”;</w:t>
      </w:r>
    </w:p>
    <w:p w:rsidR="00000000" w:rsidDel="00000000" w:rsidP="00000000" w:rsidRDefault="00000000" w:rsidRPr="00000000" w14:paraId="0000011B">
      <w:pPr>
        <w:numPr>
          <w:ilvl w:val="0"/>
          <w:numId w:val="2"/>
        </w:numPr>
        <w:ind w:left="720" w:hanging="360"/>
        <w:rPr>
          <w:b w:val="0"/>
          <w:color w:val="061f57"/>
          <w:sz w:val="32"/>
          <w:szCs w:val="32"/>
        </w:rPr>
      </w:pPr>
      <w:r w:rsidDel="00000000" w:rsidR="00000000" w:rsidRPr="00000000">
        <w:rPr>
          <w:b w:val="0"/>
          <w:color w:val="061f57"/>
          <w:sz w:val="32"/>
          <w:szCs w:val="32"/>
          <w:rtl w:val="0"/>
        </w:rPr>
        <w:t xml:space="preserve">Hoàn tất thiết lập chương trình, giờ chúng ta tới thư mục chứa hàm chính của chương trình để có thể khởi chạy và thử nghiệm: src/test/Main.java.</w:t>
      </w:r>
    </w:p>
    <w:p w:rsidR="00000000" w:rsidDel="00000000" w:rsidP="00000000" w:rsidRDefault="00000000" w:rsidRPr="00000000" w14:paraId="0000011C">
      <w:pPr>
        <w:numPr>
          <w:ilvl w:val="0"/>
          <w:numId w:val="2"/>
        </w:numPr>
        <w:ind w:left="720" w:hanging="360"/>
        <w:rPr>
          <w:b w:val="0"/>
          <w:color w:val="061f57"/>
          <w:sz w:val="32"/>
          <w:szCs w:val="32"/>
        </w:rPr>
      </w:pPr>
      <w:r w:rsidDel="00000000" w:rsidR="00000000" w:rsidRPr="00000000">
        <w:rPr>
          <w:b w:val="0"/>
          <w:color w:val="061f57"/>
          <w:sz w:val="32"/>
          <w:szCs w:val="32"/>
          <w:rtl w:val="0"/>
        </w:rPr>
        <w:t xml:space="preserve">Nhấn chuột trái vào màn hình chính, sau đó sẽ hiển thị một danh sách các chức năng, chọn [Run As =&gt; Java Application] </w:t>
      </w:r>
    </w:p>
    <w:p w:rsidR="00000000" w:rsidDel="00000000" w:rsidP="00000000" w:rsidRDefault="00000000" w:rsidRPr="00000000" w14:paraId="0000011D">
      <w:pPr>
        <w:ind w:left="0" w:firstLine="0"/>
        <w:jc w:val="center"/>
        <w:rPr>
          <w:b w:val="0"/>
          <w:color w:val="061f57"/>
          <w:sz w:val="32"/>
          <w:szCs w:val="32"/>
        </w:rPr>
      </w:pPr>
      <w:r w:rsidDel="00000000" w:rsidR="00000000" w:rsidRPr="00000000">
        <w:rPr>
          <w:b w:val="0"/>
          <w:color w:val="061f57"/>
          <w:sz w:val="32"/>
          <w:szCs w:val="32"/>
        </w:rPr>
        <w:drawing>
          <wp:inline distB="114300" distT="114300" distL="114300" distR="114300">
            <wp:extent cx="5230650" cy="3836986"/>
            <wp:effectExtent b="0" l="0" r="0" t="0"/>
            <wp:docPr id="20" name="image3.png"/>
            <a:graphic>
              <a:graphicData uri="http://schemas.openxmlformats.org/drawingml/2006/picture">
                <pic:pic>
                  <pic:nvPicPr>
                    <pic:cNvPr id="0" name="image3.png"/>
                    <pic:cNvPicPr preferRelativeResize="0"/>
                  </pic:nvPicPr>
                  <pic:blipFill>
                    <a:blip r:embed="rId23"/>
                    <a:srcRect b="0" l="0" r="24297" t="0"/>
                    <a:stretch>
                      <a:fillRect/>
                    </a:stretch>
                  </pic:blipFill>
                  <pic:spPr>
                    <a:xfrm>
                      <a:off x="0" y="0"/>
                      <a:ext cx="5230650" cy="383698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8"/>
        </w:numPr>
        <w:ind w:left="720" w:hanging="360"/>
        <w:rPr>
          <w:b w:val="0"/>
          <w:color w:val="061f57"/>
          <w:sz w:val="32"/>
          <w:szCs w:val="32"/>
        </w:rPr>
      </w:pPr>
      <w:r w:rsidDel="00000000" w:rsidR="00000000" w:rsidRPr="00000000">
        <w:rPr>
          <w:b w:val="0"/>
          <w:color w:val="061f57"/>
          <w:sz w:val="32"/>
          <w:szCs w:val="32"/>
          <w:rtl w:val="0"/>
        </w:rPr>
        <w:t xml:space="preserve">Nếu màn hình hiển thị lên như hình dưới thì tức là chương trình đã chạy thành công. Nếu không thì chương trình đã gặp lỗi và có thể liên hệ người phụ trách hỗ trợ để có thể được giải đáp và hỗ trợ một cách tốt nhất.</w:t>
      </w:r>
    </w:p>
    <w:p w:rsidR="00000000" w:rsidDel="00000000" w:rsidP="00000000" w:rsidRDefault="00000000" w:rsidRPr="00000000" w14:paraId="0000011F">
      <w:pPr>
        <w:ind w:left="720" w:hanging="720"/>
        <w:jc w:val="center"/>
        <w:rPr>
          <w:b w:val="0"/>
          <w:color w:val="061f57"/>
          <w:sz w:val="32"/>
          <w:szCs w:val="32"/>
        </w:rPr>
      </w:pPr>
      <w:r w:rsidDel="00000000" w:rsidR="00000000" w:rsidRPr="00000000">
        <w:rPr>
          <w:b w:val="0"/>
          <w:color w:val="061f57"/>
          <w:sz w:val="32"/>
          <w:szCs w:val="32"/>
        </w:rPr>
        <w:drawing>
          <wp:inline distB="114300" distT="114300" distL="114300" distR="114300">
            <wp:extent cx="5168432" cy="3097188"/>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68432" cy="30971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34"/>
        </w:numPr>
        <w:ind w:left="720" w:hanging="360"/>
        <w:jc w:val="left"/>
        <w:rPr>
          <w:b w:val="0"/>
          <w:color w:val="061f57"/>
          <w:sz w:val="32"/>
          <w:szCs w:val="32"/>
        </w:rPr>
      </w:pPr>
      <w:r w:rsidDel="00000000" w:rsidR="00000000" w:rsidRPr="00000000">
        <w:rPr>
          <w:b w:val="0"/>
          <w:color w:val="061f57"/>
          <w:sz w:val="32"/>
          <w:szCs w:val="32"/>
          <w:rtl w:val="0"/>
        </w:rPr>
        <w:t xml:space="preserve">Để biết chương trình đã kết nối được với cơ sở dữ liệu MS SQL SERVER hay chưa thì chúng ta có thể ấn nút Đăng nhập hoặc Đăng ký. Nếu sau khi ấn mà chương trình hiển thị lên một Form và không có gì xảy ra thì tức là chương trình đã kết nối thành công. Nếu không thì chương trình sẽ thông báo lỗi trên màn hình console hoặc bị đơ (chết) do không kết nối được với database. Để tắt chương trình, ta vào Task Manager chọn chương trình đang chạy, ấn chuột trái và ấn End task.</w:t>
      </w:r>
    </w:p>
    <w:p w:rsidR="00000000" w:rsidDel="00000000" w:rsidP="00000000" w:rsidRDefault="00000000" w:rsidRPr="00000000" w14:paraId="00000121">
      <w:pPr>
        <w:numPr>
          <w:ilvl w:val="0"/>
          <w:numId w:val="34"/>
        </w:numPr>
        <w:ind w:left="720" w:hanging="360"/>
        <w:jc w:val="left"/>
        <w:rPr>
          <w:b w:val="0"/>
          <w:color w:val="061f57"/>
          <w:sz w:val="32"/>
          <w:szCs w:val="32"/>
        </w:rPr>
      </w:pPr>
      <w:r w:rsidDel="00000000" w:rsidR="00000000" w:rsidRPr="00000000">
        <w:rPr>
          <w:b w:val="0"/>
          <w:color w:val="061f57"/>
          <w:sz w:val="32"/>
          <w:szCs w:val="32"/>
          <w:rtl w:val="0"/>
        </w:rPr>
        <w:t xml:space="preserve">Có khá nhiều nguyên nhân dẫn đến việc không thể kết nối được database. Bạn thử kiểm tra lại các thuộc tính trong ConnectSQL.java xem đã đúng chưa và chạy lại. Nếu vẫn không được thì có thể tìm giải pháp, hỗ trợ kết nối khác và sửa đổi trong ConnectSQL.java.</w:t>
      </w:r>
      <w:r w:rsidDel="00000000" w:rsidR="00000000" w:rsidRPr="00000000">
        <w:rPr>
          <w:rtl w:val="0"/>
        </w:rPr>
      </w:r>
    </w:p>
    <w:p w:rsidR="00000000" w:rsidDel="00000000" w:rsidP="00000000" w:rsidRDefault="00000000" w:rsidRPr="00000000" w14:paraId="00000122">
      <w:pPr>
        <w:pStyle w:val="Heading2"/>
        <w:rPr>
          <w:color w:val="061f57"/>
        </w:rPr>
      </w:pPr>
      <w:bookmarkStart w:colFirst="0" w:colLast="0" w:name="_heading=h.hpsj51k3xltj" w:id="13"/>
      <w:bookmarkEnd w:id="13"/>
      <w:r w:rsidDel="00000000" w:rsidR="00000000" w:rsidRPr="00000000">
        <w:rPr>
          <w:color w:val="061f57"/>
          <w:rtl w:val="0"/>
        </w:rPr>
        <w:t xml:space="preserve">4.2. Hướng dẫn sử dụng</w:t>
      </w:r>
    </w:p>
    <w:p w:rsidR="00000000" w:rsidDel="00000000" w:rsidP="00000000" w:rsidRDefault="00000000" w:rsidRPr="00000000" w14:paraId="00000123">
      <w:pPr>
        <w:numPr>
          <w:ilvl w:val="0"/>
          <w:numId w:val="26"/>
        </w:numPr>
        <w:ind w:left="720" w:hanging="360"/>
        <w:rPr>
          <w:b w:val="0"/>
          <w:color w:val="061f57"/>
          <w:sz w:val="32"/>
          <w:szCs w:val="32"/>
        </w:rPr>
      </w:pPr>
      <w:r w:rsidDel="00000000" w:rsidR="00000000" w:rsidRPr="00000000">
        <w:rPr>
          <w:b w:val="0"/>
          <w:color w:val="061f57"/>
          <w:sz w:val="32"/>
          <w:szCs w:val="32"/>
          <w:rtl w:val="0"/>
        </w:rPr>
        <w:t xml:space="preserve">Chương trình thao tác với dữ liệu trên cả hai không gian là hệ thống lưu trữ và hệ thống cơ sở dữ liệu. Nên nếu vẫn chưa kết nối được database thì chúng ta cũng không cần phải lo lắng vì vẫn có thể sử dụng được chương trình.</w:t>
      </w:r>
    </w:p>
    <w:p w:rsidR="00000000" w:rsidDel="00000000" w:rsidP="00000000" w:rsidRDefault="00000000" w:rsidRPr="00000000" w14:paraId="00000124">
      <w:pPr>
        <w:numPr>
          <w:ilvl w:val="0"/>
          <w:numId w:val="26"/>
        </w:numPr>
        <w:ind w:left="720" w:hanging="360"/>
        <w:rPr>
          <w:b w:val="0"/>
          <w:color w:val="061f57"/>
          <w:sz w:val="32"/>
          <w:szCs w:val="32"/>
        </w:rPr>
      </w:pPr>
      <w:r w:rsidDel="00000000" w:rsidR="00000000" w:rsidRPr="00000000">
        <w:rPr>
          <w:b w:val="0"/>
          <w:color w:val="061f57"/>
          <w:sz w:val="32"/>
          <w:szCs w:val="32"/>
          <w:rtl w:val="0"/>
        </w:rPr>
        <w:t xml:space="preserve">Chương trình có giao diện thân thiện, dễ sử dụng và thao tác bao gồm các thành phần: thanh menu (ở trên cùng), thanh chức năng (dưới thanh menu), thanh địa chỉ và thanh tìm kiếm (dưới thanh chức năng), phần xem trước (ở bên trái), phần nội dung chính (phần ở giữa), và phần xem chi tiết (phần bên phải).</w:t>
      </w:r>
    </w:p>
    <w:p w:rsidR="00000000" w:rsidDel="00000000" w:rsidP="00000000" w:rsidRDefault="00000000" w:rsidRPr="00000000" w14:paraId="00000125">
      <w:pPr>
        <w:numPr>
          <w:ilvl w:val="0"/>
          <w:numId w:val="26"/>
        </w:numPr>
        <w:ind w:left="720" w:hanging="360"/>
        <w:rPr>
          <w:b w:val="0"/>
          <w:color w:val="061f57"/>
          <w:sz w:val="32"/>
          <w:szCs w:val="32"/>
        </w:rPr>
      </w:pPr>
      <w:r w:rsidDel="00000000" w:rsidR="00000000" w:rsidRPr="00000000">
        <w:rPr>
          <w:b w:val="0"/>
          <w:color w:val="061f57"/>
          <w:sz w:val="32"/>
          <w:szCs w:val="32"/>
          <w:rtl w:val="0"/>
        </w:rPr>
        <w:t xml:space="preserve">Mỗi thành phần có những đặc điểm, tác dụng riêng khác nhau góp phần tạo nên một chương trình hoàn chỉnh: </w:t>
      </w:r>
    </w:p>
    <w:p w:rsidR="00000000" w:rsidDel="00000000" w:rsidP="00000000" w:rsidRDefault="00000000" w:rsidRPr="00000000" w14:paraId="00000126">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Thanh menu: Gồm 3 mục File, Edit, View cho phép đóng mở thanh chức năng, sắp xếp folder/file theo tên hoặc thời gian sửa đổi gần nhất, hiển thị phần xem trước và phần xem chi tiết.</w:t>
      </w:r>
    </w:p>
    <w:p w:rsidR="00000000" w:rsidDel="00000000" w:rsidP="00000000" w:rsidRDefault="00000000" w:rsidRPr="00000000" w14:paraId="00000127">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Thanh chức năng: là nơi để chỉnh sửa, thao tác với các folder/file như ghim vào truy cập nhanh, cắt, sao chép, dán, xóa, tạo mới,... ngoài ra còn là nơi để người dùng đăng nhập và đăng ký tài khoản, đăng xuất khi đăng nhập. Để có thể sử dụng được các chức năng này thì người dùng phải lưu ý các điều sau: </w:t>
      </w:r>
    </w:p>
    <w:p w:rsidR="00000000" w:rsidDel="00000000" w:rsidP="00000000" w:rsidRDefault="00000000" w:rsidRPr="00000000" w14:paraId="00000128">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Người dùng không thể sử dụng các chức năng này với</w:t>
      </w:r>
    </w:p>
    <w:p w:rsidR="00000000" w:rsidDel="00000000" w:rsidP="00000000" w:rsidRDefault="00000000" w:rsidRPr="00000000" w14:paraId="00000129">
      <w:pPr>
        <w:ind w:left="1984.251968503937" w:hanging="420"/>
        <w:rPr>
          <w:b w:val="0"/>
          <w:color w:val="061f57"/>
          <w:sz w:val="32"/>
          <w:szCs w:val="32"/>
        </w:rPr>
      </w:pPr>
      <w:r w:rsidDel="00000000" w:rsidR="00000000" w:rsidRPr="00000000">
        <w:rPr>
          <w:b w:val="0"/>
          <w:color w:val="061f57"/>
          <w:sz w:val="32"/>
          <w:szCs w:val="32"/>
          <w:rtl w:val="0"/>
        </w:rPr>
        <w:t xml:space="preserve"> </w:t>
        <w:tab/>
        <w:t xml:space="preserve"> folder đầu tiên (folder gốc) ngoại trừ chức năng ghim. </w:t>
      </w:r>
    </w:p>
    <w:p w:rsidR="00000000" w:rsidDel="00000000" w:rsidP="00000000" w:rsidRDefault="00000000" w:rsidRPr="00000000" w14:paraId="0000012A">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Chức năng tạo file và folder mới có thể dùng ở bất cứ trường hợp nào trừ khi màn hình đang ở đầu. </w:t>
      </w:r>
    </w:p>
    <w:p w:rsidR="00000000" w:rsidDel="00000000" w:rsidP="00000000" w:rsidRDefault="00000000" w:rsidRPr="00000000" w14:paraId="0000012B">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Cắt, copy, ghim, xóa chỉ có thể sử dụng khi người dùng ấn vào ít nhất 1 hàng dữ liệu. </w:t>
      </w:r>
    </w:p>
    <w:p w:rsidR="00000000" w:rsidDel="00000000" w:rsidP="00000000" w:rsidRDefault="00000000" w:rsidRPr="00000000" w14:paraId="0000012C">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Đổi tên chỉ dùng được khi người dùng ấn vào 1 hàng dữ liệu. Nếu phần xem chi tiết đang đóng thì khi ấn vào nó sẽ hiện lên phần đó để có thể đổi tên. </w:t>
      </w:r>
    </w:p>
    <w:p w:rsidR="00000000" w:rsidDel="00000000" w:rsidP="00000000" w:rsidRDefault="00000000" w:rsidRPr="00000000" w14:paraId="0000012D">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Chức năng dán chỉ có thể sử dụng khi người dùng cắt hoặc sao chép một số nội dung nào đó. Giả sử đang được phép dán. Sẽ có hai trường hợp khi dán: nếu không có hàng dữ liệu được chọn thì nó sẽ dán trực tiếp vào nơi hiện tại mà màn hình hiển thị, ngược lại nếu có một hàng dữ liệu được chọn và hàng đó là một folder thì sẽ được dán vào bên trong chính folder đang được chọn. Không thể dán một lúc vào nhiều folder trong một màn hình hiển thị nội dung nhưng có thể dán vào nhiều nơi trong chương trình miễn nơi chứa nó là một folder.</w:t>
      </w:r>
    </w:p>
    <w:p w:rsidR="00000000" w:rsidDel="00000000" w:rsidP="00000000" w:rsidRDefault="00000000" w:rsidRPr="00000000" w14:paraId="0000012E">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Đăng nhập và đăng ký: yêu cầu chương trình kết nối được database là một yếu tố tất yếu và quan trọng nhất để sử dụng chức năng này. Khi sử dụng các chức năng này, người dùng phải nhập đầy đủ và đúng các thông tin thì mới hợp lệ.</w:t>
      </w:r>
    </w:p>
    <w:p w:rsidR="00000000" w:rsidDel="00000000" w:rsidP="00000000" w:rsidRDefault="00000000" w:rsidRPr="00000000" w14:paraId="0000012F">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Khi người dùng đăng nhập, sẽ có thêm một nút đăng xuất dùng để đăng xuất khỏi tài khoản người dùng và trở về với dữ liệu ở hệ thống lưu trữ dữ liệu. </w:t>
      </w:r>
    </w:p>
    <w:p w:rsidR="00000000" w:rsidDel="00000000" w:rsidP="00000000" w:rsidRDefault="00000000" w:rsidRPr="00000000" w14:paraId="00000130">
      <w:pPr>
        <w:numPr>
          <w:ilvl w:val="0"/>
          <w:numId w:val="22"/>
        </w:numPr>
        <w:ind w:left="1984.251968503937" w:hanging="420"/>
        <w:rPr>
          <w:b w:val="0"/>
          <w:color w:val="061f57"/>
          <w:sz w:val="32"/>
          <w:szCs w:val="32"/>
        </w:rPr>
      </w:pPr>
      <w:r w:rsidDel="00000000" w:rsidR="00000000" w:rsidRPr="00000000">
        <w:rPr>
          <w:b w:val="0"/>
          <w:color w:val="061f57"/>
          <w:sz w:val="32"/>
          <w:szCs w:val="32"/>
          <w:rtl w:val="0"/>
        </w:rPr>
        <w:t xml:space="preserve">Ngoài ra sẽ có một nút khi nhấn sẽ hiện lên một form có thể xem, sửa thông tin của người dùng. Nút này có dấu ba chấm đứng và sẽ ở cạnh nút đăng xuất. Khi ta muốn sửa thông tin thì ấn vào icon chiếc bút, màn hình sẽ hiện ra ô nhập nội dung muốn sửa thành sau đó ấn nút bên cạnh nút sửa để lưu. Tùy vào từng nội dung thuộc tính mà có cách sửa khác nhau. </w:t>
      </w:r>
    </w:p>
    <w:p w:rsidR="00000000" w:rsidDel="00000000" w:rsidP="00000000" w:rsidRDefault="00000000" w:rsidRPr="00000000" w14:paraId="00000131">
      <w:pPr>
        <w:numPr>
          <w:ilvl w:val="0"/>
          <w:numId w:val="23"/>
        </w:numPr>
        <w:ind w:left="1440" w:hanging="360"/>
        <w:rPr>
          <w:b w:val="0"/>
          <w:color w:val="061f57"/>
          <w:sz w:val="32"/>
          <w:szCs w:val="32"/>
        </w:rPr>
      </w:pPr>
      <w:r w:rsidDel="00000000" w:rsidR="00000000" w:rsidRPr="00000000">
        <w:rPr>
          <w:b w:val="0"/>
          <w:color w:val="061f57"/>
          <w:sz w:val="32"/>
          <w:szCs w:val="32"/>
          <w:rtl w:val="0"/>
        </w:rPr>
        <w:t xml:space="preserve">Hai nút tiến và lùi: nút lùi có tác dụng trở về trước của phần nội dung hiện tại hay nói cách khác nó sẽ trở về phần folder chứa chúng, nút này sẽ được phép dùng khi nội dung hiện tại không phải là gốc. Nút tiến có tác dụng đến phần mà bạn vừa trở về bằng nút lùi. Nút này được phép sử dụng khi dùng nút lùi nhưng sẽ không thể dùng được nếu nó đã đến nơi cuối mà chương trình đã truy cập đến. </w:t>
      </w:r>
    </w:p>
    <w:p w:rsidR="00000000" w:rsidDel="00000000" w:rsidP="00000000" w:rsidRDefault="00000000" w:rsidRPr="00000000" w14:paraId="00000132">
      <w:pPr>
        <w:ind w:left="1440" w:firstLine="0"/>
        <w:rPr>
          <w:b w:val="0"/>
          <w:color w:val="061f57"/>
          <w:sz w:val="32"/>
          <w:szCs w:val="32"/>
        </w:rPr>
      </w:pPr>
      <w:r w:rsidDel="00000000" w:rsidR="00000000" w:rsidRPr="00000000">
        <w:rPr>
          <w:b w:val="0"/>
          <w:color w:val="061f57"/>
          <w:sz w:val="32"/>
          <w:szCs w:val="32"/>
          <w:rtl w:val="0"/>
        </w:rPr>
        <w:t xml:space="preserve">Có thể hiểu như sau: ví dụ ta có A &lt; B &lt; C &lt; D, ban đầu sẽ là ở A cả 2 nút chưa được phép ấn. Nếu người dùng mở A thì sẽ đến B, lúc này nút tiến chưa được phép bấm, nút lùi được phép ấn, nếu ấn lùi thì nó sẽ lùi về A lúc này nút lùi không ấn được nữa vì nó đã ở gốc nhưng nút tiến thì đã có thể ấn, nếu ấn nút tiến lúc này thì nó sẽ đến B và lúc này nút lùi lại được phép ấn, nút tiến không được phép ấn nữa vì nó đã đến nơi cuối cùng mà chương trình đến.</w:t>
      </w:r>
    </w:p>
    <w:p w:rsidR="00000000" w:rsidDel="00000000" w:rsidP="00000000" w:rsidRDefault="00000000" w:rsidRPr="00000000" w14:paraId="00000133">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Thanh địa chỉ: Hiển thị địa chỉ của các folder và file đang hiển thị trên phần nội dung, ngoài ra người dùng có thể nhập địa chỉ của 1 đối tượng và khi ấn enter chương trình sẽ tiến đến nơi đó nếu nó tồn tại. Đương nhiên, ô nhập này có gợi ý văn bản, nó sẽ xổ xuống một danh sách nếu nội dung bạn nhập tồn tại. Thanh địa chỉ này sẽ thay đổi nội dung khi người dùng vào, ra hoặc mở 1 folder.</w:t>
      </w:r>
    </w:p>
    <w:p w:rsidR="00000000" w:rsidDel="00000000" w:rsidP="00000000" w:rsidRDefault="00000000" w:rsidRPr="00000000" w14:paraId="00000134">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Thanh tìm kiếm: Giúp tìm kiếm folder/file theo tên. Người dùng có thể nhập một tên nào đó, nếu tồn tại sẽ xổ xuống một danh sách các đối tượng đang tìm cùng vị trí của nó cách nhau bởi dấu  ‘ - ‘. Nếu ấn enter thì nó sẽ hiển thị danh sách những đối tượng phù hợp xuống phần nội dung. </w:t>
      </w:r>
    </w:p>
    <w:p w:rsidR="00000000" w:rsidDel="00000000" w:rsidP="00000000" w:rsidRDefault="00000000" w:rsidRPr="00000000" w14:paraId="00000135">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Phần xem trước: Hiển thị mục truy cập nhanh, hiển thị các thư mục ở dạng tổng quát (có thể nhìn được tất cả các thư mục trong chương trình). Phần này có thể thay đổi kích thước linh hoạt để phù hợp với góc nhìn người dùng. Ngoài ra còn cho phép mở folder trực tiếp bằng cách ấn chuột phải =&gt; Mở. Phần truy cập nhanh cho phép người dùng đến một folder nhanh chóng mà không phải mở thông qua nhiều folder cha. Tất nhiên có thể xóa một đối tượng khỏi truy cập nhanh.</w:t>
      </w:r>
    </w:p>
    <w:p w:rsidR="00000000" w:rsidDel="00000000" w:rsidP="00000000" w:rsidRDefault="00000000" w:rsidRPr="00000000" w14:paraId="00000136">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Phần nội dung chính: Hiển thị icon, tên, thời gian sửa đổi gần nhất, tên định dạng và kích thước của từng đối tượng. Nếu đối tượng là folder thì thuộc tính kích thước sẽ không được hiển thị. Ngoài ra, có chức năng mở hay nói cách khác là đi vào trong một folder. Chúng ta có thể ấn 2 lần liên tiếp vào một hàng folder hoặc ấn chuột trái và ấn mở. </w:t>
      </w:r>
    </w:p>
    <w:p w:rsidR="00000000" w:rsidDel="00000000" w:rsidP="00000000" w:rsidRDefault="00000000" w:rsidRPr="00000000" w14:paraId="00000137">
      <w:pPr>
        <w:numPr>
          <w:ilvl w:val="0"/>
          <w:numId w:val="28"/>
        </w:numPr>
        <w:ind w:left="1440" w:hanging="360"/>
        <w:rPr>
          <w:b w:val="0"/>
          <w:color w:val="061f57"/>
          <w:sz w:val="32"/>
          <w:szCs w:val="32"/>
        </w:rPr>
      </w:pPr>
      <w:r w:rsidDel="00000000" w:rsidR="00000000" w:rsidRPr="00000000">
        <w:rPr>
          <w:b w:val="0"/>
          <w:color w:val="061f57"/>
          <w:sz w:val="32"/>
          <w:szCs w:val="32"/>
          <w:rtl w:val="0"/>
        </w:rPr>
        <w:t xml:space="preserve">Phần xem chi tiết: Hiển thị thông tin chi tiết của folder/file đang được chọn gồm tên, địa chỉ, định dạng, số lượng các tệp/thư mục con, thời gian khởi tạo, thời gian sửa đổi gần nhất, tổng kích thước. Ngoài ra còn cho phép đổi tên folder/file. Có thể đổi tên bất kỳ đối tượng nào thành tên mới với quy tắc các ký tự phải là ký tự từ a -&gt; z và từ 1 -&gt; 9, các ký tự đặc biệt trừ “/, \”. Đối với file, khi đổi tên phần sau của dấu “.” cuối cùng sẽ là định dạng của file. Phần này có thể điều chỉnh kích thước để người dùng có cái nhìn phù hợp và trực quan nhất có thể. </w:t>
      </w:r>
    </w:p>
    <w:p w:rsidR="00000000" w:rsidDel="00000000" w:rsidP="00000000" w:rsidRDefault="00000000" w:rsidRPr="00000000" w14:paraId="00000138">
      <w:pPr>
        <w:ind w:left="0" w:firstLine="0"/>
        <w:rPr>
          <w:b w:val="0"/>
          <w:color w:val="061f57"/>
          <w:sz w:val="32"/>
          <w:szCs w:val="32"/>
        </w:rPr>
      </w:pPr>
      <w:r w:rsidDel="00000000" w:rsidR="00000000" w:rsidRPr="00000000">
        <w:rPr>
          <w:rtl w:val="0"/>
        </w:rPr>
      </w:r>
    </w:p>
    <w:p w:rsidR="00000000" w:rsidDel="00000000" w:rsidP="00000000" w:rsidRDefault="00000000" w:rsidRPr="00000000" w14:paraId="00000139">
      <w:pPr>
        <w:pStyle w:val="Heading1"/>
        <w:rPr>
          <w:sz w:val="40"/>
          <w:szCs w:val="40"/>
        </w:rPr>
      </w:pPr>
      <w:r w:rsidDel="00000000" w:rsidR="00000000" w:rsidRPr="00000000">
        <w:rPr>
          <w:rtl w:val="0"/>
        </w:rPr>
      </w:r>
    </w:p>
    <w:p w:rsidR="00000000" w:rsidDel="00000000" w:rsidP="00000000" w:rsidRDefault="00000000" w:rsidRPr="00000000" w14:paraId="0000013A">
      <w:pPr>
        <w:pStyle w:val="Heading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color w:val="061f57"/>
        </w:rPr>
      </w:pPr>
      <w:r w:rsidDel="00000000" w:rsidR="00000000" w:rsidRPr="00000000">
        <w:rPr>
          <w:rtl w:val="0"/>
        </w:rPr>
      </w:r>
    </w:p>
    <w:p w:rsidR="00000000" w:rsidDel="00000000" w:rsidP="00000000" w:rsidRDefault="00000000" w:rsidRPr="00000000" w14:paraId="0000013D">
      <w:pPr>
        <w:rPr>
          <w:color w:val="061f57"/>
        </w:rPr>
      </w:pPr>
      <w:r w:rsidDel="00000000" w:rsidR="00000000" w:rsidRPr="00000000">
        <w:rPr>
          <w:rtl w:val="0"/>
        </w:rPr>
      </w:r>
    </w:p>
    <w:p w:rsidR="00000000" w:rsidDel="00000000" w:rsidP="00000000" w:rsidRDefault="00000000" w:rsidRPr="00000000" w14:paraId="0000013E">
      <w:pPr>
        <w:pStyle w:val="Heading1"/>
        <w:rPr>
          <w:sz w:val="40"/>
          <w:szCs w:val="40"/>
        </w:rPr>
      </w:pPr>
      <w:r w:rsidDel="00000000" w:rsidR="00000000" w:rsidRPr="00000000">
        <w:rPr>
          <w:sz w:val="40"/>
          <w:szCs w:val="40"/>
          <w:rtl w:val="0"/>
        </w:rPr>
        <w:t xml:space="preserve">5. Mô tả kiểm thử, thử nghiệm ứng dụng với các bộ dữ liệu</w:t>
      </w:r>
    </w:p>
    <w:p w:rsidR="00000000" w:rsidDel="00000000" w:rsidP="00000000" w:rsidRDefault="00000000" w:rsidRPr="00000000" w14:paraId="0000013F">
      <w:pPr>
        <w:pStyle w:val="Heading2"/>
        <w:rPr>
          <w:color w:val="061f57"/>
        </w:rPr>
      </w:pPr>
      <w:bookmarkStart w:colFirst="0" w:colLast="0" w:name="_heading=h.thk3s4nxj0rc" w:id="14"/>
      <w:bookmarkEnd w:id="14"/>
      <w:r w:rsidDel="00000000" w:rsidR="00000000" w:rsidRPr="00000000">
        <w:rPr>
          <w:color w:val="061f57"/>
          <w:rtl w:val="0"/>
        </w:rPr>
        <w:t xml:space="preserve">5.1. Kiểm thử chức năng đăng nhập/đăng ký</w:t>
      </w:r>
    </w:p>
    <w:p w:rsidR="00000000" w:rsidDel="00000000" w:rsidP="00000000" w:rsidRDefault="00000000" w:rsidRPr="00000000" w14:paraId="00000140">
      <w:pPr>
        <w:rPr>
          <w:color w:val="061f57"/>
          <w:sz w:val="32"/>
          <w:szCs w:val="32"/>
        </w:rPr>
      </w:pPr>
      <w:r w:rsidDel="00000000" w:rsidR="00000000" w:rsidRPr="00000000">
        <w:rPr>
          <w:rtl w:val="0"/>
        </w:rPr>
      </w:r>
    </w:p>
    <w:tbl>
      <w:tblPr>
        <w:tblStyle w:val="Table2"/>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030"/>
        <w:gridCol w:w="1770"/>
        <w:gridCol w:w="2220"/>
        <w:gridCol w:w="1500"/>
        <w:gridCol w:w="1290"/>
        <w:tblGridChange w:id="0">
          <w:tblGrid>
            <w:gridCol w:w="450"/>
            <w:gridCol w:w="3030"/>
            <w:gridCol w:w="1770"/>
            <w:gridCol w:w="2220"/>
            <w:gridCol w:w="150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Mô tả trường hợp thử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Dữ liệu thử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Kết quả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Kết quả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61f57"/>
                <w:sz w:val="24"/>
                <w:szCs w:val="24"/>
              </w:rPr>
            </w:pPr>
            <w:r w:rsidDel="00000000" w:rsidR="00000000" w:rsidRPr="00000000">
              <w:rPr>
                <w:color w:val="061f57"/>
                <w:sz w:val="24"/>
                <w:szCs w:val="24"/>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ký với dữ liệu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0"/>
                <w:color w:val="061f57"/>
                <w:sz w:val="22"/>
                <w:szCs w:val="22"/>
              </w:rPr>
            </w:pPr>
            <w:r w:rsidDel="00000000" w:rsidR="00000000" w:rsidRPr="00000000">
              <w:rPr>
                <w:b w:val="0"/>
                <w:color w:val="061f57"/>
                <w:sz w:val="22"/>
                <w:szCs w:val="22"/>
                <w:rtl w:val="0"/>
              </w:rPr>
              <w:t xml:space="preserve">Tk: b</w:t>
            </w:r>
          </w:p>
          <w:p w:rsidR="00000000" w:rsidDel="00000000" w:rsidP="00000000" w:rsidRDefault="00000000" w:rsidRPr="00000000" w14:paraId="0000014A">
            <w:pPr>
              <w:widowControl w:val="0"/>
              <w:spacing w:line="240" w:lineRule="auto"/>
              <w:rPr>
                <w:b w:val="0"/>
                <w:color w:val="061f57"/>
                <w:sz w:val="22"/>
                <w:szCs w:val="22"/>
              </w:rPr>
            </w:pPr>
            <w:r w:rsidDel="00000000" w:rsidR="00000000" w:rsidRPr="00000000">
              <w:rPr>
                <w:b w:val="0"/>
                <w:color w:val="061f57"/>
                <w:sz w:val="22"/>
                <w:szCs w:val="22"/>
                <w:rtl w:val="0"/>
              </w:rPr>
              <w:t xml:space="preserve">Mk: b</w:t>
            </w:r>
          </w:p>
          <w:p w:rsidR="00000000" w:rsidDel="00000000" w:rsidP="00000000" w:rsidRDefault="00000000" w:rsidRPr="00000000" w14:paraId="0000014B">
            <w:pPr>
              <w:widowControl w:val="0"/>
              <w:spacing w:line="240" w:lineRule="auto"/>
              <w:rPr>
                <w:b w:val="0"/>
                <w:color w:val="061f57"/>
                <w:sz w:val="22"/>
                <w:szCs w:val="22"/>
              </w:rPr>
            </w:pPr>
            <w:r w:rsidDel="00000000" w:rsidR="00000000" w:rsidRPr="00000000">
              <w:rPr>
                <w:b w:val="0"/>
                <w:color w:val="061f57"/>
                <w:sz w:val="22"/>
                <w:szCs w:val="22"/>
                <w:rtl w:val="0"/>
              </w:rPr>
              <w:t xml:space="preserve">Nlmk: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0"/>
                <w:color w:val="061f57"/>
                <w:sz w:val="22"/>
                <w:szCs w:val="22"/>
              </w:rPr>
            </w:pPr>
            <w:r w:rsidDel="00000000" w:rsidR="00000000" w:rsidRPr="00000000">
              <w:rPr>
                <w:b w:val="0"/>
                <w:color w:val="061f57"/>
                <w:sz w:val="22"/>
                <w:szCs w:val="22"/>
                <w:rtl w:val="0"/>
              </w:rPr>
              <w:t xml:space="preserve">Đăng ký thành công. Màn hình hiển thị 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ký với mật khẩu và mật khẩu nhập lại không trùng khớp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0"/>
                <w:color w:val="061f57"/>
                <w:sz w:val="22"/>
                <w:szCs w:val="22"/>
              </w:rPr>
            </w:pPr>
            <w:r w:rsidDel="00000000" w:rsidR="00000000" w:rsidRPr="00000000">
              <w:rPr>
                <w:b w:val="0"/>
                <w:color w:val="061f57"/>
                <w:sz w:val="22"/>
                <w:szCs w:val="22"/>
                <w:rtl w:val="0"/>
              </w:rPr>
              <w:t xml:space="preserve">Tk: b</w:t>
            </w:r>
          </w:p>
          <w:p w:rsidR="00000000" w:rsidDel="00000000" w:rsidP="00000000" w:rsidRDefault="00000000" w:rsidRPr="00000000" w14:paraId="00000152">
            <w:pPr>
              <w:widowControl w:val="0"/>
              <w:spacing w:line="240" w:lineRule="auto"/>
              <w:rPr>
                <w:b w:val="0"/>
                <w:color w:val="061f57"/>
                <w:sz w:val="22"/>
                <w:szCs w:val="22"/>
              </w:rPr>
            </w:pPr>
            <w:r w:rsidDel="00000000" w:rsidR="00000000" w:rsidRPr="00000000">
              <w:rPr>
                <w:b w:val="0"/>
                <w:color w:val="061f57"/>
                <w:sz w:val="22"/>
                <w:szCs w:val="22"/>
                <w:rtl w:val="0"/>
              </w:rPr>
              <w:t xml:space="preserve">Mk: b</w:t>
            </w:r>
          </w:p>
          <w:p w:rsidR="00000000" w:rsidDel="00000000" w:rsidP="00000000" w:rsidRDefault="00000000" w:rsidRPr="00000000" w14:paraId="00000153">
            <w:pPr>
              <w:widowControl w:val="0"/>
              <w:spacing w:line="240" w:lineRule="auto"/>
              <w:rPr>
                <w:b w:val="0"/>
                <w:color w:val="061f57"/>
                <w:sz w:val="22"/>
                <w:szCs w:val="22"/>
              </w:rPr>
            </w:pPr>
            <w:r w:rsidDel="00000000" w:rsidR="00000000" w:rsidRPr="00000000">
              <w:rPr>
                <w:b w:val="0"/>
                <w:color w:val="061f57"/>
                <w:sz w:val="22"/>
                <w:szCs w:val="22"/>
                <w:rtl w:val="0"/>
              </w:rPr>
              <w:t xml:space="preserve">Nlmk: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0"/>
                <w:color w:val="061f57"/>
                <w:sz w:val="22"/>
                <w:szCs w:val="22"/>
              </w:rPr>
            </w:pPr>
            <w:r w:rsidDel="00000000" w:rsidR="00000000" w:rsidRPr="00000000">
              <w:rPr>
                <w:b w:val="0"/>
                <w:color w:val="061f57"/>
                <w:sz w:val="22"/>
                <w:szCs w:val="22"/>
                <w:rtl w:val="0"/>
              </w:rPr>
              <w:t xml:space="preserve">Đăng ký không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0"/>
                <w:color w:val="061f57"/>
                <w:sz w:val="22"/>
                <w:szCs w:val="22"/>
              </w:rPr>
            </w:pPr>
            <w:r w:rsidDel="00000000" w:rsidR="00000000" w:rsidRPr="00000000">
              <w:rPr>
                <w:b w:val="0"/>
                <w:color w:val="061f57"/>
                <w:sz w:val="22"/>
                <w:szCs w:val="2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ký với dữ liệu đã tồn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0"/>
                <w:color w:val="061f57"/>
                <w:sz w:val="22"/>
                <w:szCs w:val="22"/>
              </w:rPr>
            </w:pPr>
            <w:r w:rsidDel="00000000" w:rsidR="00000000" w:rsidRPr="00000000">
              <w:rPr>
                <w:b w:val="0"/>
                <w:color w:val="061f57"/>
                <w:sz w:val="22"/>
                <w:szCs w:val="22"/>
                <w:rtl w:val="0"/>
              </w:rPr>
              <w:t xml:space="preserve">Tk: a</w:t>
            </w:r>
          </w:p>
          <w:p w:rsidR="00000000" w:rsidDel="00000000" w:rsidP="00000000" w:rsidRDefault="00000000" w:rsidRPr="00000000" w14:paraId="0000015A">
            <w:pPr>
              <w:widowControl w:val="0"/>
              <w:spacing w:line="240" w:lineRule="auto"/>
              <w:rPr>
                <w:b w:val="0"/>
                <w:color w:val="061f57"/>
                <w:sz w:val="22"/>
                <w:szCs w:val="22"/>
              </w:rPr>
            </w:pPr>
            <w:r w:rsidDel="00000000" w:rsidR="00000000" w:rsidRPr="00000000">
              <w:rPr>
                <w:b w:val="0"/>
                <w:color w:val="061f57"/>
                <w:sz w:val="22"/>
                <w:szCs w:val="22"/>
                <w:rtl w:val="0"/>
              </w:rPr>
              <w:t xml:space="preserve">Mk: a</w:t>
            </w:r>
          </w:p>
          <w:p w:rsidR="00000000" w:rsidDel="00000000" w:rsidP="00000000" w:rsidRDefault="00000000" w:rsidRPr="00000000" w14:paraId="0000015B">
            <w:pPr>
              <w:widowControl w:val="0"/>
              <w:spacing w:line="240" w:lineRule="auto"/>
              <w:rPr>
                <w:b w:val="0"/>
                <w:color w:val="061f57"/>
                <w:sz w:val="22"/>
                <w:szCs w:val="22"/>
              </w:rPr>
            </w:pPr>
            <w:r w:rsidDel="00000000" w:rsidR="00000000" w:rsidRPr="00000000">
              <w:rPr>
                <w:b w:val="0"/>
                <w:color w:val="061f57"/>
                <w:sz w:val="22"/>
                <w:szCs w:val="22"/>
                <w:rtl w:val="0"/>
              </w:rPr>
              <w:t xml:space="preserve">Nlmk: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0"/>
                <w:color w:val="061f57"/>
                <w:sz w:val="22"/>
                <w:szCs w:val="22"/>
              </w:rPr>
            </w:pPr>
            <w:r w:rsidDel="00000000" w:rsidR="00000000" w:rsidRPr="00000000">
              <w:rPr>
                <w:b w:val="0"/>
                <w:color w:val="061f57"/>
                <w:sz w:val="22"/>
                <w:szCs w:val="22"/>
                <w:rtl w:val="0"/>
              </w:rPr>
              <w:t xml:space="preserve">Đăng ký không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0"/>
                <w:color w:val="061f57"/>
                <w:sz w:val="22"/>
                <w:szCs w:val="22"/>
              </w:rPr>
            </w:pPr>
            <w:r w:rsidDel="00000000" w:rsidR="00000000" w:rsidRPr="00000000">
              <w:rPr>
                <w:b w:val="0"/>
                <w:color w:val="061f57"/>
                <w:sz w:val="22"/>
                <w:szCs w:val="2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ký khi các ô không được điền đầy đủ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0"/>
                <w:color w:val="061f57"/>
                <w:sz w:val="22"/>
                <w:szCs w:val="22"/>
              </w:rPr>
            </w:pPr>
            <w:r w:rsidDel="00000000" w:rsidR="00000000" w:rsidRPr="00000000">
              <w:rPr>
                <w:b w:val="0"/>
                <w:color w:val="061f57"/>
                <w:sz w:val="22"/>
                <w:szCs w:val="22"/>
                <w:rtl w:val="0"/>
              </w:rPr>
              <w:t xml:space="preserve">Tk: Mk: Nlmk:</w:t>
            </w:r>
          </w:p>
          <w:p w:rsidR="00000000" w:rsidDel="00000000" w:rsidP="00000000" w:rsidRDefault="00000000" w:rsidRPr="00000000" w14:paraId="00000162">
            <w:pPr>
              <w:widowControl w:val="0"/>
              <w:spacing w:line="240" w:lineRule="auto"/>
              <w:rPr>
                <w:b w:val="0"/>
                <w:color w:val="061f57"/>
                <w:sz w:val="22"/>
                <w:szCs w:val="22"/>
              </w:rPr>
            </w:pPr>
            <w:r w:rsidDel="00000000" w:rsidR="00000000" w:rsidRPr="00000000">
              <w:rPr>
                <w:b w:val="0"/>
                <w:color w:val="061f57"/>
                <w:sz w:val="22"/>
                <w:szCs w:val="22"/>
                <w:rtl w:val="0"/>
              </w:rPr>
              <w:t xml:space="preserve">Tk: a Mk: Nlmk: </w:t>
            </w:r>
          </w:p>
          <w:p w:rsidR="00000000" w:rsidDel="00000000" w:rsidP="00000000" w:rsidRDefault="00000000" w:rsidRPr="00000000" w14:paraId="00000163">
            <w:pPr>
              <w:widowControl w:val="0"/>
              <w:spacing w:line="240" w:lineRule="auto"/>
              <w:rPr>
                <w:b w:val="0"/>
                <w:color w:val="061f57"/>
                <w:sz w:val="22"/>
                <w:szCs w:val="22"/>
              </w:rPr>
            </w:pPr>
            <w:r w:rsidDel="00000000" w:rsidR="00000000" w:rsidRPr="00000000">
              <w:rPr>
                <w:b w:val="0"/>
                <w:color w:val="061f57"/>
                <w:sz w:val="22"/>
                <w:szCs w:val="22"/>
                <w:rtl w:val="0"/>
              </w:rPr>
              <w:t xml:space="preserve">Tk:  Mk: a Nlmk:a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0"/>
                <w:color w:val="061f57"/>
                <w:sz w:val="22"/>
                <w:szCs w:val="22"/>
              </w:rPr>
            </w:pPr>
            <w:r w:rsidDel="00000000" w:rsidR="00000000" w:rsidRPr="00000000">
              <w:rPr>
                <w:b w:val="0"/>
                <w:color w:val="061f57"/>
                <w:sz w:val="22"/>
                <w:szCs w:val="22"/>
                <w:rtl w:val="0"/>
              </w:rPr>
              <w:t xml:space="preserve">Đăng ký không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Kiểm tra thông tin đăng nhập với dữ liệu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Tk: a</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Mk: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Đăng nhập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0"/>
                <w:color w:val="061f57"/>
                <w:sz w:val="22"/>
                <w:szCs w:val="22"/>
              </w:rPr>
            </w:pPr>
            <w:r w:rsidDel="00000000" w:rsidR="00000000" w:rsidRPr="00000000">
              <w:rPr>
                <w:b w:val="0"/>
                <w:color w:val="061f57"/>
                <w:sz w:val="22"/>
                <w:szCs w:val="22"/>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nhập với dữ liệu không tồn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0"/>
                <w:color w:val="061f57"/>
                <w:sz w:val="22"/>
                <w:szCs w:val="22"/>
              </w:rPr>
            </w:pPr>
            <w:r w:rsidDel="00000000" w:rsidR="00000000" w:rsidRPr="00000000">
              <w:rPr>
                <w:b w:val="0"/>
                <w:color w:val="061f57"/>
                <w:sz w:val="22"/>
                <w:szCs w:val="22"/>
                <w:rtl w:val="0"/>
              </w:rPr>
              <w:t xml:space="preserve">Tk: c</w:t>
            </w:r>
          </w:p>
          <w:p w:rsidR="00000000" w:rsidDel="00000000" w:rsidP="00000000" w:rsidRDefault="00000000" w:rsidRPr="00000000" w14:paraId="00000171">
            <w:pPr>
              <w:widowControl w:val="0"/>
              <w:spacing w:line="240" w:lineRule="auto"/>
              <w:rPr>
                <w:b w:val="0"/>
                <w:color w:val="061f57"/>
                <w:sz w:val="22"/>
                <w:szCs w:val="22"/>
              </w:rPr>
            </w:pPr>
            <w:r w:rsidDel="00000000" w:rsidR="00000000" w:rsidRPr="00000000">
              <w:rPr>
                <w:b w:val="0"/>
                <w:color w:val="061f57"/>
                <w:sz w:val="22"/>
                <w:szCs w:val="22"/>
                <w:rtl w:val="0"/>
              </w:rPr>
              <w:t xml:space="preserve">Mk: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0"/>
                <w:color w:val="061f57"/>
                <w:sz w:val="22"/>
                <w:szCs w:val="22"/>
              </w:rPr>
            </w:pPr>
            <w:r w:rsidDel="00000000" w:rsidR="00000000" w:rsidRPr="00000000">
              <w:rPr>
                <w:b w:val="0"/>
                <w:color w:val="061f57"/>
                <w:sz w:val="22"/>
                <w:szCs w:val="22"/>
                <w:rtl w:val="0"/>
              </w:rPr>
              <w:t xml:space="preserve">Đăng nhập không thành công. Màn hình hiển thị ra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0"/>
                <w:color w:val="061f57"/>
                <w:sz w:val="22"/>
                <w:szCs w:val="22"/>
              </w:rPr>
            </w:pPr>
            <w:r w:rsidDel="00000000" w:rsidR="00000000" w:rsidRPr="00000000">
              <w:rPr>
                <w:b w:val="0"/>
                <w:color w:val="061f57"/>
                <w:sz w:val="22"/>
                <w:szCs w:val="22"/>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nhập với dữ liệu không khớp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0"/>
                <w:color w:val="061f57"/>
                <w:sz w:val="22"/>
                <w:szCs w:val="22"/>
              </w:rPr>
            </w:pPr>
            <w:r w:rsidDel="00000000" w:rsidR="00000000" w:rsidRPr="00000000">
              <w:rPr>
                <w:b w:val="0"/>
                <w:color w:val="061f57"/>
                <w:sz w:val="22"/>
                <w:szCs w:val="22"/>
                <w:rtl w:val="0"/>
              </w:rPr>
              <w:t xml:space="preserve">Tk: a</w:t>
            </w:r>
          </w:p>
          <w:p w:rsidR="00000000" w:rsidDel="00000000" w:rsidP="00000000" w:rsidRDefault="00000000" w:rsidRPr="00000000" w14:paraId="00000178">
            <w:pPr>
              <w:widowControl w:val="0"/>
              <w:spacing w:line="240" w:lineRule="auto"/>
              <w:rPr>
                <w:b w:val="0"/>
                <w:color w:val="061f57"/>
                <w:sz w:val="22"/>
                <w:szCs w:val="22"/>
              </w:rPr>
            </w:pPr>
            <w:r w:rsidDel="00000000" w:rsidR="00000000" w:rsidRPr="00000000">
              <w:rPr>
                <w:b w:val="0"/>
                <w:color w:val="061f57"/>
                <w:sz w:val="22"/>
                <w:szCs w:val="22"/>
                <w:rtl w:val="0"/>
              </w:rPr>
              <w:t xml:space="preserve">Mk: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0"/>
                <w:color w:val="061f57"/>
                <w:sz w:val="22"/>
                <w:szCs w:val="22"/>
              </w:rPr>
            </w:pPr>
            <w:r w:rsidDel="00000000" w:rsidR="00000000" w:rsidRPr="00000000">
              <w:rPr>
                <w:b w:val="0"/>
                <w:color w:val="061f57"/>
                <w:sz w:val="22"/>
                <w:szCs w:val="22"/>
                <w:rtl w:val="0"/>
              </w:rPr>
              <w:t xml:space="preserve">Đăng nhập không thành công. Màn hình hiển thị ra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0"/>
                <w:color w:val="061f57"/>
                <w:sz w:val="22"/>
                <w:szCs w:val="22"/>
              </w:rPr>
            </w:pPr>
            <w:r w:rsidDel="00000000" w:rsidR="00000000" w:rsidRPr="00000000">
              <w:rPr>
                <w:b w:val="0"/>
                <w:color w:val="061f57"/>
                <w:sz w:val="22"/>
                <w:szCs w:val="22"/>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0"/>
                <w:color w:val="061f57"/>
                <w:sz w:val="22"/>
                <w:szCs w:val="22"/>
              </w:rPr>
            </w:pPr>
            <w:r w:rsidDel="00000000" w:rsidR="00000000" w:rsidRPr="00000000">
              <w:rPr>
                <w:b w:val="0"/>
                <w:color w:val="061f57"/>
                <w:sz w:val="22"/>
                <w:szCs w:val="22"/>
                <w:rtl w:val="0"/>
              </w:rPr>
              <w:t xml:space="preserve">Kiểm tra thông tin đăng nhập khi các ô không được điền đầy đủ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0"/>
                <w:color w:val="061f57"/>
                <w:sz w:val="22"/>
                <w:szCs w:val="22"/>
              </w:rPr>
            </w:pPr>
            <w:r w:rsidDel="00000000" w:rsidR="00000000" w:rsidRPr="00000000">
              <w:rPr>
                <w:b w:val="0"/>
                <w:color w:val="061f57"/>
                <w:sz w:val="22"/>
                <w:szCs w:val="22"/>
                <w:rtl w:val="0"/>
              </w:rPr>
              <w:t xml:space="preserve">Tk: b    Mk:</w:t>
            </w:r>
          </w:p>
          <w:p w:rsidR="00000000" w:rsidDel="00000000" w:rsidP="00000000" w:rsidRDefault="00000000" w:rsidRPr="00000000" w14:paraId="0000017F">
            <w:pPr>
              <w:widowControl w:val="0"/>
              <w:spacing w:line="240" w:lineRule="auto"/>
              <w:rPr>
                <w:b w:val="0"/>
                <w:color w:val="061f57"/>
                <w:sz w:val="22"/>
                <w:szCs w:val="22"/>
              </w:rPr>
            </w:pPr>
            <w:r w:rsidDel="00000000" w:rsidR="00000000" w:rsidRPr="00000000">
              <w:rPr>
                <w:b w:val="0"/>
                <w:color w:val="061f57"/>
                <w:sz w:val="22"/>
                <w:szCs w:val="22"/>
                <w:rtl w:val="0"/>
              </w:rPr>
              <w:t xml:space="preserve">Tk:       Mk: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0"/>
                <w:color w:val="061f57"/>
                <w:sz w:val="22"/>
                <w:szCs w:val="22"/>
              </w:rPr>
            </w:pPr>
            <w:r w:rsidDel="00000000" w:rsidR="00000000" w:rsidRPr="00000000">
              <w:rPr>
                <w:b w:val="0"/>
                <w:color w:val="061f57"/>
                <w:sz w:val="22"/>
                <w:szCs w:val="22"/>
                <w:rtl w:val="0"/>
              </w:rPr>
              <w:t xml:space="preserve">Đăng nhập không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bl>
    <w:p w:rsidR="00000000" w:rsidDel="00000000" w:rsidP="00000000" w:rsidRDefault="00000000" w:rsidRPr="00000000" w14:paraId="00000183">
      <w:pPr>
        <w:rPr>
          <w:color w:val="061f57"/>
          <w:sz w:val="32"/>
          <w:szCs w:val="32"/>
        </w:rPr>
      </w:pPr>
      <w:r w:rsidDel="00000000" w:rsidR="00000000" w:rsidRPr="00000000">
        <w:rPr>
          <w:rtl w:val="0"/>
        </w:rPr>
      </w:r>
    </w:p>
    <w:p w:rsidR="00000000" w:rsidDel="00000000" w:rsidP="00000000" w:rsidRDefault="00000000" w:rsidRPr="00000000" w14:paraId="00000184">
      <w:pPr>
        <w:rPr>
          <w:color w:val="061f57"/>
          <w:sz w:val="32"/>
          <w:szCs w:val="32"/>
        </w:rPr>
      </w:pPr>
      <w:r w:rsidDel="00000000" w:rsidR="00000000" w:rsidRPr="00000000">
        <w:rPr>
          <w:rtl w:val="0"/>
        </w:rPr>
      </w:r>
    </w:p>
    <w:p w:rsidR="00000000" w:rsidDel="00000000" w:rsidP="00000000" w:rsidRDefault="00000000" w:rsidRPr="00000000" w14:paraId="00000185">
      <w:pPr>
        <w:rPr>
          <w:color w:val="061f57"/>
          <w:sz w:val="32"/>
          <w:szCs w:val="32"/>
        </w:rPr>
      </w:pPr>
      <w:r w:rsidDel="00000000" w:rsidR="00000000" w:rsidRPr="00000000">
        <w:rPr>
          <w:rtl w:val="0"/>
        </w:rPr>
      </w:r>
    </w:p>
    <w:p w:rsidR="00000000" w:rsidDel="00000000" w:rsidP="00000000" w:rsidRDefault="00000000" w:rsidRPr="00000000" w14:paraId="00000186">
      <w:pPr>
        <w:rPr>
          <w:color w:val="061f57"/>
          <w:sz w:val="32"/>
          <w:szCs w:val="32"/>
        </w:rPr>
      </w:pPr>
      <w:r w:rsidDel="00000000" w:rsidR="00000000" w:rsidRPr="00000000">
        <w:rPr>
          <w:rtl w:val="0"/>
        </w:rPr>
      </w:r>
    </w:p>
    <w:p w:rsidR="00000000" w:rsidDel="00000000" w:rsidP="00000000" w:rsidRDefault="00000000" w:rsidRPr="00000000" w14:paraId="00000187">
      <w:pPr>
        <w:rPr>
          <w:color w:val="061f57"/>
          <w:sz w:val="32"/>
          <w:szCs w:val="32"/>
        </w:rPr>
      </w:pPr>
      <w:r w:rsidDel="00000000" w:rsidR="00000000" w:rsidRPr="00000000">
        <w:rPr>
          <w:rtl w:val="0"/>
        </w:rPr>
      </w:r>
    </w:p>
    <w:p w:rsidR="00000000" w:rsidDel="00000000" w:rsidP="00000000" w:rsidRDefault="00000000" w:rsidRPr="00000000" w14:paraId="00000188">
      <w:pPr>
        <w:rPr>
          <w:color w:val="061f57"/>
          <w:sz w:val="32"/>
          <w:szCs w:val="32"/>
        </w:rPr>
      </w:pPr>
      <w:r w:rsidDel="00000000" w:rsidR="00000000" w:rsidRPr="00000000">
        <w:rPr>
          <w:rtl w:val="0"/>
        </w:rPr>
      </w:r>
    </w:p>
    <w:p w:rsidR="00000000" w:rsidDel="00000000" w:rsidP="00000000" w:rsidRDefault="00000000" w:rsidRPr="00000000" w14:paraId="00000189">
      <w:pPr>
        <w:pStyle w:val="Heading2"/>
        <w:rPr>
          <w:color w:val="061f57"/>
        </w:rPr>
      </w:pPr>
      <w:bookmarkStart w:colFirst="0" w:colLast="0" w:name="_heading=h.a6ak6752owm6" w:id="15"/>
      <w:bookmarkEnd w:id="15"/>
      <w:r w:rsidDel="00000000" w:rsidR="00000000" w:rsidRPr="00000000">
        <w:rPr>
          <w:color w:val="061f57"/>
          <w:rtl w:val="0"/>
        </w:rPr>
        <w:t xml:space="preserve">5.2.Kiểm thử tên File/Folder</w:t>
      </w:r>
    </w:p>
    <w:p w:rsidR="00000000" w:rsidDel="00000000" w:rsidP="00000000" w:rsidRDefault="00000000" w:rsidRPr="00000000" w14:paraId="0000018A">
      <w:pPr>
        <w:rPr>
          <w:color w:val="061f57"/>
          <w:sz w:val="32"/>
          <w:szCs w:val="32"/>
        </w:rPr>
      </w:pPr>
      <w:r w:rsidDel="00000000" w:rsidR="00000000" w:rsidRPr="00000000">
        <w:rPr>
          <w:rtl w:val="0"/>
        </w:rPr>
      </w:r>
    </w:p>
    <w:tbl>
      <w:tblPr>
        <w:tblStyle w:val="Table3"/>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030"/>
        <w:gridCol w:w="1770"/>
        <w:gridCol w:w="2220"/>
        <w:gridCol w:w="1500"/>
        <w:gridCol w:w="1020"/>
        <w:tblGridChange w:id="0">
          <w:tblGrid>
            <w:gridCol w:w="450"/>
            <w:gridCol w:w="3030"/>
            <w:gridCol w:w="1770"/>
            <w:gridCol w:w="2220"/>
            <w:gridCol w:w="150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color w:val="061f57"/>
                <w:sz w:val="24"/>
                <w:szCs w:val="24"/>
              </w:rPr>
            </w:pPr>
            <w:r w:rsidDel="00000000" w:rsidR="00000000" w:rsidRPr="00000000">
              <w:rPr>
                <w:color w:val="061f57"/>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color w:val="061f57"/>
                <w:sz w:val="24"/>
                <w:szCs w:val="24"/>
              </w:rPr>
            </w:pPr>
            <w:r w:rsidDel="00000000" w:rsidR="00000000" w:rsidRPr="00000000">
              <w:rPr>
                <w:color w:val="061f57"/>
                <w:sz w:val="24"/>
                <w:szCs w:val="24"/>
                <w:rtl w:val="0"/>
              </w:rPr>
              <w:t xml:space="preserve">Mô tả trường hợp thử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061f57"/>
                <w:sz w:val="24"/>
                <w:szCs w:val="24"/>
              </w:rPr>
            </w:pPr>
            <w:r w:rsidDel="00000000" w:rsidR="00000000" w:rsidRPr="00000000">
              <w:rPr>
                <w:color w:val="061f57"/>
                <w:sz w:val="24"/>
                <w:szCs w:val="24"/>
                <w:rtl w:val="0"/>
              </w:rPr>
              <w:t xml:space="preserve">Dữ liệu thử nghiệm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color w:val="061f57"/>
                <w:sz w:val="24"/>
                <w:szCs w:val="24"/>
              </w:rPr>
            </w:pPr>
            <w:r w:rsidDel="00000000" w:rsidR="00000000" w:rsidRPr="00000000">
              <w:rPr>
                <w:color w:val="061f57"/>
                <w:sz w:val="24"/>
                <w:szCs w:val="24"/>
                <w:rtl w:val="0"/>
              </w:rPr>
              <w:t xml:space="preserve">Kết quả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color w:val="061f57"/>
                <w:sz w:val="24"/>
                <w:szCs w:val="24"/>
              </w:rPr>
            </w:pPr>
            <w:r w:rsidDel="00000000" w:rsidR="00000000" w:rsidRPr="00000000">
              <w:rPr>
                <w:color w:val="061f57"/>
                <w:sz w:val="24"/>
                <w:szCs w:val="24"/>
                <w:rtl w:val="0"/>
              </w:rPr>
              <w:t xml:space="preserve">Kết quả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color w:val="061f57"/>
                <w:sz w:val="24"/>
                <w:szCs w:val="24"/>
              </w:rPr>
            </w:pPr>
            <w:r w:rsidDel="00000000" w:rsidR="00000000" w:rsidRPr="00000000">
              <w:rPr>
                <w:color w:val="061f57"/>
                <w:sz w:val="24"/>
                <w:szCs w:val="24"/>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0"/>
                <w:color w:val="061f57"/>
                <w:sz w:val="22"/>
                <w:szCs w:val="22"/>
              </w:rPr>
            </w:pPr>
            <w:r w:rsidDel="00000000" w:rsidR="00000000" w:rsidRPr="00000000">
              <w:rPr>
                <w:b w:val="0"/>
                <w:color w:val="061f57"/>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0"/>
                <w:color w:val="061f57"/>
                <w:sz w:val="22"/>
                <w:szCs w:val="22"/>
              </w:rPr>
            </w:pPr>
            <w:r w:rsidDel="00000000" w:rsidR="00000000" w:rsidRPr="00000000">
              <w:rPr>
                <w:b w:val="0"/>
                <w:color w:val="061f57"/>
                <w:sz w:val="22"/>
                <w:szCs w:val="22"/>
                <w:rtl w:val="0"/>
              </w:rPr>
              <w:t xml:space="preserve">Kiểm tra tên file với dữ liệu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0"/>
                <w:color w:val="061f57"/>
                <w:sz w:val="22"/>
                <w:szCs w:val="22"/>
              </w:rPr>
            </w:pPr>
            <w:r w:rsidDel="00000000" w:rsidR="00000000" w:rsidRPr="00000000">
              <w:rPr>
                <w:b w:val="0"/>
                <w:color w:val="061f57"/>
                <w:sz w:val="22"/>
                <w:szCs w:val="22"/>
                <w:rtl w:val="0"/>
              </w:rPr>
              <w:t xml:space="preserve">Tên: tepmoi@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0"/>
                <w:color w:val="061f57"/>
                <w:sz w:val="22"/>
                <w:szCs w:val="22"/>
              </w:rPr>
            </w:pPr>
            <w:r w:rsidDel="00000000" w:rsidR="00000000" w:rsidRPr="00000000">
              <w:rPr>
                <w:b w:val="0"/>
                <w:color w:val="061f57"/>
                <w:sz w:val="22"/>
                <w:szCs w:val="22"/>
                <w:rtl w:val="0"/>
              </w:rPr>
              <w:t xml:space="preserve">Đổi tên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0"/>
                <w:color w:val="061f57"/>
                <w:sz w:val="22"/>
                <w:szCs w:val="22"/>
              </w:rPr>
            </w:pPr>
            <w:r w:rsidDel="00000000" w:rsidR="00000000" w:rsidRPr="00000000">
              <w:rPr>
                <w:b w:val="0"/>
                <w:color w:val="061f57"/>
                <w:sz w:val="22"/>
                <w:szCs w:val="22"/>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0"/>
                <w:color w:val="061f57"/>
                <w:sz w:val="22"/>
                <w:szCs w:val="22"/>
              </w:rPr>
            </w:pPr>
            <w:r w:rsidDel="00000000" w:rsidR="00000000" w:rsidRPr="00000000">
              <w:rPr>
                <w:b w:val="0"/>
                <w:color w:val="061f57"/>
                <w:sz w:val="22"/>
                <w:szCs w:val="22"/>
                <w:rtl w:val="0"/>
              </w:rPr>
              <w:t xml:space="preserve">Kiểm tra tên file với dữ liệu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0"/>
                <w:color w:val="061f57"/>
                <w:sz w:val="22"/>
                <w:szCs w:val="22"/>
              </w:rPr>
            </w:pPr>
            <w:r w:rsidDel="00000000" w:rsidR="00000000" w:rsidRPr="00000000">
              <w:rPr>
                <w:b w:val="0"/>
                <w:color w:val="061f57"/>
                <w:sz w:val="22"/>
                <w:szCs w:val="22"/>
                <w:rtl w:val="0"/>
              </w:rPr>
              <w:t xml:space="preserve">Tên: tepmoi/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0"/>
                <w:color w:val="061f57"/>
                <w:sz w:val="22"/>
                <w:szCs w:val="22"/>
              </w:rPr>
            </w:pPr>
            <w:r w:rsidDel="00000000" w:rsidR="00000000" w:rsidRPr="00000000">
              <w:rPr>
                <w:b w:val="0"/>
                <w:color w:val="061f57"/>
                <w:sz w:val="22"/>
                <w:szCs w:val="22"/>
                <w:rtl w:val="0"/>
              </w:rPr>
              <w:t xml:space="preserve">Đổi tên không thành công. Màn hình hiển thị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0"/>
                <w:color w:val="061f57"/>
                <w:sz w:val="22"/>
                <w:szCs w:val="22"/>
              </w:rPr>
            </w:pPr>
            <w:r w:rsidDel="00000000" w:rsidR="00000000" w:rsidRPr="00000000">
              <w:rPr>
                <w:b w:val="0"/>
                <w:color w:val="061f57"/>
                <w:sz w:val="22"/>
                <w:szCs w:val="22"/>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0"/>
                <w:color w:val="061f57"/>
                <w:sz w:val="22"/>
                <w:szCs w:val="22"/>
              </w:rPr>
            </w:pPr>
            <w:r w:rsidDel="00000000" w:rsidR="00000000" w:rsidRPr="00000000">
              <w:rPr>
                <w:b w:val="0"/>
                <w:color w:val="061f57"/>
                <w:sz w:val="22"/>
                <w:szCs w:val="22"/>
                <w:rtl w:val="0"/>
              </w:rPr>
              <w:t xml:space="preserve">Để trống tên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0"/>
                <w:color w:val="061f57"/>
                <w:sz w:val="22"/>
                <w:szCs w:val="22"/>
              </w:rPr>
            </w:pPr>
            <w:r w:rsidDel="00000000" w:rsidR="00000000" w:rsidRPr="00000000">
              <w:rPr>
                <w:b w:val="0"/>
                <w:color w:val="061f57"/>
                <w:sz w:val="22"/>
                <w:szCs w:val="22"/>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0"/>
                <w:color w:val="061f57"/>
                <w:sz w:val="22"/>
                <w:szCs w:val="22"/>
              </w:rPr>
            </w:pPr>
            <w:r w:rsidDel="00000000" w:rsidR="00000000" w:rsidRPr="00000000">
              <w:rPr>
                <w:b w:val="0"/>
                <w:color w:val="061f57"/>
                <w:sz w:val="22"/>
                <w:szCs w:val="22"/>
                <w:rtl w:val="0"/>
              </w:rPr>
              <w:t xml:space="preserve">Không cho phép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0"/>
                <w:color w:val="061f57"/>
                <w:sz w:val="22"/>
                <w:szCs w:val="22"/>
              </w:rPr>
            </w:pPr>
            <w:r w:rsidDel="00000000" w:rsidR="00000000" w:rsidRPr="00000000">
              <w:rPr>
                <w:b w:val="0"/>
                <w:color w:val="061f57"/>
                <w:sz w:val="22"/>
                <w:szCs w:val="22"/>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0"/>
                <w:color w:val="061f57"/>
                <w:sz w:val="22"/>
                <w:szCs w:val="22"/>
              </w:rPr>
            </w:pPr>
            <w:r w:rsidDel="00000000" w:rsidR="00000000" w:rsidRPr="00000000">
              <w:rPr>
                <w:b w:val="0"/>
                <w:color w:val="061f57"/>
                <w:sz w:val="22"/>
                <w:szCs w:val="22"/>
                <w:rtl w:val="0"/>
              </w:rPr>
              <w:t xml:space="preserve">Kiểm tra tên file với đuôi định dạng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0"/>
                <w:color w:val="061f57"/>
                <w:sz w:val="22"/>
                <w:szCs w:val="22"/>
              </w:rPr>
            </w:pPr>
            <w:r w:rsidDel="00000000" w:rsidR="00000000" w:rsidRPr="00000000">
              <w:rPr>
                <w:b w:val="0"/>
                <w:color w:val="061f57"/>
                <w:sz w:val="22"/>
                <w:szCs w:val="22"/>
                <w:rtl w:val="0"/>
              </w:rPr>
              <w:t xml:space="preserve">Tên: tepmoi.docx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0"/>
                <w:color w:val="061f57"/>
                <w:sz w:val="22"/>
                <w:szCs w:val="22"/>
              </w:rPr>
            </w:pPr>
            <w:r w:rsidDel="00000000" w:rsidR="00000000" w:rsidRPr="00000000">
              <w:rPr>
                <w:b w:val="0"/>
                <w:color w:val="061f57"/>
                <w:sz w:val="22"/>
                <w:szCs w:val="22"/>
                <w:rtl w:val="0"/>
              </w:rPr>
              <w:t xml:space="preserve">Đổi tên thành công.</w:t>
            </w:r>
          </w:p>
          <w:p w:rsidR="00000000" w:rsidDel="00000000" w:rsidP="00000000" w:rsidRDefault="00000000" w:rsidRPr="00000000" w14:paraId="000001A7">
            <w:pPr>
              <w:widowControl w:val="0"/>
              <w:spacing w:line="240" w:lineRule="auto"/>
              <w:rPr>
                <w:b w:val="0"/>
                <w:color w:val="061f57"/>
                <w:sz w:val="22"/>
                <w:szCs w:val="22"/>
              </w:rPr>
            </w:pPr>
            <w:r w:rsidDel="00000000" w:rsidR="00000000" w:rsidRPr="00000000">
              <w:rPr>
                <w:b w:val="0"/>
                <w:color w:val="061f57"/>
                <w:sz w:val="22"/>
                <w:szCs w:val="22"/>
                <w:rtl w:val="0"/>
              </w:rPr>
              <w:t xml:space="preserve">File ở dạng 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0"/>
                <w:color w:val="061f57"/>
                <w:sz w:val="22"/>
                <w:szCs w:val="22"/>
              </w:rPr>
            </w:pPr>
            <w:r w:rsidDel="00000000" w:rsidR="00000000" w:rsidRPr="00000000">
              <w:rPr>
                <w:b w:val="0"/>
                <w:color w:val="061f57"/>
                <w:sz w:val="22"/>
                <w:szCs w:val="22"/>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0"/>
                <w:color w:val="061f57"/>
                <w:sz w:val="22"/>
                <w:szCs w:val="22"/>
              </w:rPr>
            </w:pPr>
            <w:r w:rsidDel="00000000" w:rsidR="00000000" w:rsidRPr="00000000">
              <w:rPr>
                <w:b w:val="0"/>
                <w:color w:val="061f57"/>
                <w:sz w:val="22"/>
                <w:szCs w:val="22"/>
                <w:rtl w:val="0"/>
              </w:rPr>
              <w:t xml:space="preserve">Kiểm tra tên file với đuôi định dạng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0"/>
                <w:color w:val="061f57"/>
                <w:sz w:val="22"/>
                <w:szCs w:val="22"/>
              </w:rPr>
            </w:pPr>
            <w:r w:rsidDel="00000000" w:rsidR="00000000" w:rsidRPr="00000000">
              <w:rPr>
                <w:b w:val="0"/>
                <w:color w:val="061f57"/>
                <w:sz w:val="22"/>
                <w:szCs w:val="22"/>
                <w:rtl w:val="0"/>
              </w:rPr>
              <w:t xml:space="preserve">Tên: tepmoi.123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0"/>
                <w:color w:val="061f57"/>
                <w:sz w:val="22"/>
                <w:szCs w:val="22"/>
              </w:rPr>
            </w:pPr>
            <w:r w:rsidDel="00000000" w:rsidR="00000000" w:rsidRPr="00000000">
              <w:rPr>
                <w:b w:val="0"/>
                <w:color w:val="061f57"/>
                <w:sz w:val="22"/>
                <w:szCs w:val="22"/>
                <w:rtl w:val="0"/>
              </w:rPr>
              <w:t xml:space="preserve">Không thay đổi gì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0"/>
                <w:color w:val="061f57"/>
                <w:sz w:val="22"/>
                <w:szCs w:val="22"/>
              </w:rPr>
            </w:pPr>
            <w:r w:rsidDel="00000000" w:rsidR="00000000" w:rsidRPr="00000000">
              <w:rPr>
                <w:b w:val="0"/>
                <w:color w:val="061f57"/>
                <w:sz w:val="22"/>
                <w:szCs w:val="22"/>
                <w:rtl w:val="0"/>
              </w:rPr>
              <w:t xml:space="preserve">Như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0"/>
                <w:color w:val="061f57"/>
                <w:sz w:val="22"/>
                <w:szCs w:val="22"/>
              </w:rPr>
            </w:pPr>
            <w:r w:rsidDel="00000000" w:rsidR="00000000" w:rsidRPr="00000000">
              <w:rPr>
                <w:b w:val="0"/>
                <w:color w:val="061f57"/>
                <w:sz w:val="22"/>
                <w:szCs w:val="22"/>
                <w:rtl w:val="0"/>
              </w:rPr>
              <w:t xml:space="preserve">Pass</w:t>
            </w:r>
          </w:p>
        </w:tc>
      </w:tr>
    </w:tbl>
    <w:p w:rsidR="00000000" w:rsidDel="00000000" w:rsidP="00000000" w:rsidRDefault="00000000" w:rsidRPr="00000000" w14:paraId="000001B0">
      <w:pPr>
        <w:rPr>
          <w:color w:val="061f57"/>
          <w:sz w:val="32"/>
          <w:szCs w:val="32"/>
        </w:rPr>
      </w:pPr>
      <w:r w:rsidDel="00000000" w:rsidR="00000000" w:rsidRPr="00000000">
        <w:rPr>
          <w:rtl w:val="0"/>
        </w:rPr>
      </w:r>
    </w:p>
    <w:p w:rsidR="00000000" w:rsidDel="00000000" w:rsidP="00000000" w:rsidRDefault="00000000" w:rsidRPr="00000000" w14:paraId="000001B1">
      <w:pPr>
        <w:pStyle w:val="Heading2"/>
        <w:rPr>
          <w:color w:val="061f57"/>
        </w:rPr>
      </w:pPr>
      <w:bookmarkStart w:colFirst="0" w:colLast="0" w:name="_heading=h.ixtkyq2aa4vd" w:id="16"/>
      <w:bookmarkEnd w:id="16"/>
      <w:r w:rsidDel="00000000" w:rsidR="00000000" w:rsidRPr="00000000">
        <w:rPr>
          <w:color w:val="061f57"/>
          <w:rtl w:val="0"/>
        </w:rPr>
        <w:t xml:space="preserve">5.3. Kiểm thử các chức năng Edit</w:t>
      </w:r>
    </w:p>
    <w:p w:rsidR="00000000" w:rsidDel="00000000" w:rsidP="00000000" w:rsidRDefault="00000000" w:rsidRPr="00000000" w14:paraId="000001B2">
      <w:pPr>
        <w:ind w:left="0" w:firstLine="720"/>
        <w:rPr>
          <w:color w:val="061f57"/>
          <w:sz w:val="32"/>
          <w:szCs w:val="32"/>
        </w:rPr>
      </w:pPr>
      <w:r w:rsidDel="00000000" w:rsidR="00000000" w:rsidRPr="00000000">
        <w:rPr>
          <w:color w:val="061f57"/>
          <w:sz w:val="32"/>
          <w:szCs w:val="32"/>
          <w:rtl w:val="0"/>
        </w:rPr>
        <w:t xml:space="preserve">5.3.1. Ghim vào truy cập nhanh: Pass</w:t>
      </w:r>
      <w:r w:rsidDel="00000000" w:rsidR="00000000" w:rsidRPr="00000000">
        <w:rPr>
          <w:color w:val="061f57"/>
          <w:sz w:val="32"/>
          <w:szCs w:val="32"/>
        </w:rPr>
        <w:drawing>
          <wp:inline distB="114300" distT="114300" distL="114300" distR="114300">
            <wp:extent cx="6371280" cy="35814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720"/>
        <w:rPr>
          <w:color w:val="061f57"/>
          <w:sz w:val="32"/>
          <w:szCs w:val="32"/>
        </w:rPr>
      </w:pPr>
      <w:r w:rsidDel="00000000" w:rsidR="00000000" w:rsidRPr="00000000">
        <w:rPr>
          <w:color w:val="061f57"/>
          <w:sz w:val="32"/>
          <w:szCs w:val="32"/>
          <w:rtl w:val="0"/>
        </w:rPr>
        <w:t xml:space="preserve">5.3.2. Cắt &amp; dán: Pass</w:t>
      </w:r>
      <w:r w:rsidDel="00000000" w:rsidR="00000000" w:rsidRPr="00000000">
        <w:rPr>
          <w:color w:val="061f57"/>
          <w:sz w:val="32"/>
          <w:szCs w:val="32"/>
        </w:rPr>
        <w:drawing>
          <wp:inline distB="114300" distT="114300" distL="114300" distR="114300">
            <wp:extent cx="6371280" cy="3581400"/>
            <wp:effectExtent b="0" l="0" r="0" t="0"/>
            <wp:docPr id="25" name="image1.png"/>
            <a:graphic>
              <a:graphicData uri="http://schemas.openxmlformats.org/drawingml/2006/picture">
                <pic:pic>
                  <pic:nvPicPr>
                    <pic:cNvPr id="0" name="image1.png"/>
                    <pic:cNvPicPr preferRelativeResize="0"/>
                  </pic:nvPicPr>
                  <pic:blipFill>
                    <a:blip r:embed="rId26"/>
                    <a:srcRect b="34" l="0" r="0" t="34"/>
                    <a:stretch>
                      <a:fillRect/>
                    </a:stretch>
                  </pic:blipFill>
                  <pic:spPr>
                    <a:xfrm>
                      <a:off x="0" y="0"/>
                      <a:ext cx="6371280" cy="3581400"/>
                    </a:xfrm>
                    <a:prstGeom prst="rect"/>
                    <a:ln/>
                  </pic:spPr>
                </pic:pic>
              </a:graphicData>
            </a:graphic>
          </wp:inline>
        </w:drawing>
      </w:r>
      <w:r w:rsidDel="00000000" w:rsidR="00000000" w:rsidRPr="00000000">
        <w:rPr>
          <w:color w:val="061f57"/>
          <w:sz w:val="32"/>
          <w:szCs w:val="32"/>
        </w:rPr>
        <w:drawing>
          <wp:inline distB="114300" distT="114300" distL="114300" distR="114300">
            <wp:extent cx="6371280" cy="3581400"/>
            <wp:effectExtent b="0" l="0" r="0" t="0"/>
            <wp:docPr id="26" name="image16.png"/>
            <a:graphic>
              <a:graphicData uri="http://schemas.openxmlformats.org/drawingml/2006/picture">
                <pic:pic>
                  <pic:nvPicPr>
                    <pic:cNvPr id="0" name="image16.png"/>
                    <pic:cNvPicPr preferRelativeResize="0"/>
                  </pic:nvPicPr>
                  <pic:blipFill>
                    <a:blip r:embed="rId27"/>
                    <a:srcRect b="34" l="0" r="0" t="34"/>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firstLine="0"/>
        <w:jc w:val="center"/>
        <w:rPr>
          <w:color w:val="061f57"/>
          <w:sz w:val="32"/>
          <w:szCs w:val="32"/>
        </w:rPr>
      </w:pPr>
      <w:r w:rsidDel="00000000" w:rsidR="00000000" w:rsidRPr="00000000">
        <w:rPr>
          <w:color w:val="061f57"/>
          <w:sz w:val="32"/>
          <w:szCs w:val="32"/>
        </w:rPr>
        <w:drawing>
          <wp:inline distB="114300" distT="114300" distL="114300" distR="114300">
            <wp:extent cx="6371280" cy="35814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720"/>
        <w:rPr>
          <w:color w:val="061f57"/>
          <w:sz w:val="32"/>
          <w:szCs w:val="32"/>
        </w:rPr>
      </w:pPr>
      <w:r w:rsidDel="00000000" w:rsidR="00000000" w:rsidRPr="00000000">
        <w:rPr>
          <w:color w:val="061f57"/>
          <w:sz w:val="32"/>
          <w:szCs w:val="32"/>
          <w:rtl w:val="0"/>
        </w:rPr>
        <w:t xml:space="preserve">5.3.3. Sao chép &amp; dán: Pass</w:t>
      </w:r>
      <w:r w:rsidDel="00000000" w:rsidR="00000000" w:rsidRPr="00000000">
        <w:rPr>
          <w:color w:val="061f57"/>
          <w:sz w:val="32"/>
          <w:szCs w:val="32"/>
        </w:rPr>
        <w:drawing>
          <wp:inline distB="114300" distT="114300" distL="114300" distR="114300">
            <wp:extent cx="6371280" cy="3581400"/>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371280" cy="3581400"/>
                    </a:xfrm>
                    <a:prstGeom prst="rect"/>
                    <a:ln/>
                  </pic:spPr>
                </pic:pic>
              </a:graphicData>
            </a:graphic>
          </wp:inline>
        </w:drawing>
      </w:r>
      <w:r w:rsidDel="00000000" w:rsidR="00000000" w:rsidRPr="00000000">
        <w:rPr>
          <w:color w:val="061f57"/>
          <w:sz w:val="32"/>
          <w:szCs w:val="32"/>
        </w:rPr>
        <w:drawing>
          <wp:inline distB="114300" distT="114300" distL="114300" distR="114300">
            <wp:extent cx="6371280" cy="3581400"/>
            <wp:effectExtent b="0" l="0" r="0" t="0"/>
            <wp:docPr id="1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720"/>
        <w:rPr>
          <w:color w:val="061f57"/>
          <w:sz w:val="32"/>
          <w:szCs w:val="32"/>
        </w:rPr>
      </w:pPr>
      <w:r w:rsidDel="00000000" w:rsidR="00000000" w:rsidRPr="00000000">
        <w:rPr>
          <w:rtl w:val="0"/>
        </w:rPr>
      </w:r>
    </w:p>
    <w:p w:rsidR="00000000" w:rsidDel="00000000" w:rsidP="00000000" w:rsidRDefault="00000000" w:rsidRPr="00000000" w14:paraId="000001B7">
      <w:pPr>
        <w:ind w:left="0" w:firstLine="720"/>
        <w:rPr>
          <w:color w:val="061f57"/>
          <w:sz w:val="32"/>
          <w:szCs w:val="32"/>
        </w:rPr>
      </w:pPr>
      <w:r w:rsidDel="00000000" w:rsidR="00000000" w:rsidRPr="00000000">
        <w:rPr>
          <w:rtl w:val="0"/>
        </w:rPr>
      </w:r>
    </w:p>
    <w:p w:rsidR="00000000" w:rsidDel="00000000" w:rsidP="00000000" w:rsidRDefault="00000000" w:rsidRPr="00000000" w14:paraId="000001B8">
      <w:pPr>
        <w:ind w:left="0" w:firstLine="720"/>
        <w:rPr>
          <w:color w:val="061f57"/>
          <w:sz w:val="32"/>
          <w:szCs w:val="32"/>
        </w:rPr>
      </w:pPr>
      <w:r w:rsidDel="00000000" w:rsidR="00000000" w:rsidRPr="00000000">
        <w:rPr>
          <w:rtl w:val="0"/>
        </w:rPr>
      </w:r>
    </w:p>
    <w:p w:rsidR="00000000" w:rsidDel="00000000" w:rsidP="00000000" w:rsidRDefault="00000000" w:rsidRPr="00000000" w14:paraId="000001B9">
      <w:pPr>
        <w:ind w:left="0" w:firstLine="720"/>
        <w:rPr>
          <w:color w:val="061f57"/>
          <w:sz w:val="32"/>
          <w:szCs w:val="32"/>
        </w:rPr>
      </w:pPr>
      <w:r w:rsidDel="00000000" w:rsidR="00000000" w:rsidRPr="00000000">
        <w:rPr>
          <w:rtl w:val="0"/>
        </w:rPr>
      </w:r>
    </w:p>
    <w:p w:rsidR="00000000" w:rsidDel="00000000" w:rsidP="00000000" w:rsidRDefault="00000000" w:rsidRPr="00000000" w14:paraId="000001BA">
      <w:pPr>
        <w:ind w:left="0" w:firstLine="720"/>
        <w:rPr>
          <w:color w:val="061f57"/>
          <w:sz w:val="32"/>
          <w:szCs w:val="32"/>
        </w:rPr>
      </w:pPr>
      <w:r w:rsidDel="00000000" w:rsidR="00000000" w:rsidRPr="00000000">
        <w:rPr>
          <w:color w:val="061f57"/>
          <w:sz w:val="32"/>
          <w:szCs w:val="32"/>
          <w:rtl w:val="0"/>
        </w:rPr>
        <w:t xml:space="preserve">5.3.4. Xóa: Pass</w:t>
      </w:r>
      <w:r w:rsidDel="00000000" w:rsidR="00000000" w:rsidRPr="00000000">
        <w:rPr>
          <w:color w:val="061f57"/>
          <w:sz w:val="32"/>
          <w:szCs w:val="32"/>
        </w:rPr>
        <w:drawing>
          <wp:inline distB="114300" distT="114300" distL="114300" distR="114300">
            <wp:extent cx="6371280" cy="3581400"/>
            <wp:effectExtent b="0" l="0" r="0" t="0"/>
            <wp:docPr id="2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371280" cy="3581400"/>
                    </a:xfrm>
                    <a:prstGeom prst="rect"/>
                    <a:ln/>
                  </pic:spPr>
                </pic:pic>
              </a:graphicData>
            </a:graphic>
          </wp:inline>
        </w:drawing>
      </w:r>
      <w:r w:rsidDel="00000000" w:rsidR="00000000" w:rsidRPr="00000000">
        <w:rPr>
          <w:color w:val="061f57"/>
          <w:sz w:val="32"/>
          <w:szCs w:val="32"/>
        </w:rPr>
        <w:drawing>
          <wp:inline distB="114300" distT="114300" distL="114300" distR="114300">
            <wp:extent cx="6371280" cy="3581400"/>
            <wp:effectExtent b="0" l="0" r="0" t="0"/>
            <wp:docPr id="2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720"/>
        <w:rPr>
          <w:color w:val="061f57"/>
          <w:sz w:val="32"/>
          <w:szCs w:val="32"/>
        </w:rPr>
      </w:pPr>
      <w:r w:rsidDel="00000000" w:rsidR="00000000" w:rsidRPr="00000000">
        <w:rPr>
          <w:rtl w:val="0"/>
        </w:rPr>
      </w:r>
    </w:p>
    <w:p w:rsidR="00000000" w:rsidDel="00000000" w:rsidP="00000000" w:rsidRDefault="00000000" w:rsidRPr="00000000" w14:paraId="000001BC">
      <w:pPr>
        <w:ind w:left="0" w:firstLine="720"/>
        <w:rPr>
          <w:color w:val="061f57"/>
          <w:sz w:val="32"/>
          <w:szCs w:val="32"/>
        </w:rPr>
      </w:pPr>
      <w:r w:rsidDel="00000000" w:rsidR="00000000" w:rsidRPr="00000000">
        <w:rPr>
          <w:rtl w:val="0"/>
        </w:rPr>
      </w:r>
    </w:p>
    <w:p w:rsidR="00000000" w:rsidDel="00000000" w:rsidP="00000000" w:rsidRDefault="00000000" w:rsidRPr="00000000" w14:paraId="000001BD">
      <w:pPr>
        <w:ind w:left="0" w:firstLine="720"/>
        <w:rPr>
          <w:color w:val="061f57"/>
          <w:sz w:val="32"/>
          <w:szCs w:val="32"/>
        </w:rPr>
      </w:pPr>
      <w:r w:rsidDel="00000000" w:rsidR="00000000" w:rsidRPr="00000000">
        <w:rPr>
          <w:rtl w:val="0"/>
        </w:rPr>
      </w:r>
    </w:p>
    <w:p w:rsidR="00000000" w:rsidDel="00000000" w:rsidP="00000000" w:rsidRDefault="00000000" w:rsidRPr="00000000" w14:paraId="000001BE">
      <w:pPr>
        <w:ind w:left="0" w:firstLine="720"/>
        <w:rPr>
          <w:color w:val="061f57"/>
          <w:sz w:val="32"/>
          <w:szCs w:val="32"/>
        </w:rPr>
      </w:pPr>
      <w:r w:rsidDel="00000000" w:rsidR="00000000" w:rsidRPr="00000000">
        <w:rPr>
          <w:rtl w:val="0"/>
        </w:rPr>
      </w:r>
    </w:p>
    <w:p w:rsidR="00000000" w:rsidDel="00000000" w:rsidP="00000000" w:rsidRDefault="00000000" w:rsidRPr="00000000" w14:paraId="000001BF">
      <w:pPr>
        <w:ind w:left="0" w:firstLine="720"/>
        <w:rPr>
          <w:color w:val="061f57"/>
          <w:sz w:val="32"/>
          <w:szCs w:val="32"/>
        </w:rPr>
      </w:pPr>
      <w:r w:rsidDel="00000000" w:rsidR="00000000" w:rsidRPr="00000000">
        <w:rPr>
          <w:color w:val="061f57"/>
          <w:sz w:val="32"/>
          <w:szCs w:val="32"/>
          <w:rtl w:val="0"/>
        </w:rPr>
        <w:t xml:space="preserve">5.3.5. Mở bằng đường dẫn: Pass</w:t>
      </w:r>
      <w:r w:rsidDel="00000000" w:rsidR="00000000" w:rsidRPr="00000000">
        <w:rPr>
          <w:color w:val="061f57"/>
          <w:sz w:val="32"/>
          <w:szCs w:val="32"/>
        </w:rPr>
        <w:drawing>
          <wp:inline distB="114300" distT="114300" distL="114300" distR="114300">
            <wp:extent cx="6371280" cy="35814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0" w:firstLine="720"/>
        <w:rPr>
          <w:color w:val="061f57"/>
          <w:sz w:val="32"/>
          <w:szCs w:val="32"/>
        </w:rPr>
      </w:pPr>
      <w:r w:rsidDel="00000000" w:rsidR="00000000" w:rsidRPr="00000000">
        <w:rPr>
          <w:color w:val="061f57"/>
          <w:sz w:val="32"/>
          <w:szCs w:val="32"/>
          <w:rtl w:val="0"/>
        </w:rPr>
        <w:t xml:space="preserve">5.3.6. Tìm kiếm: Pass</w:t>
      </w:r>
      <w:r w:rsidDel="00000000" w:rsidR="00000000" w:rsidRPr="00000000">
        <w:rPr>
          <w:color w:val="061f57"/>
          <w:sz w:val="32"/>
          <w:szCs w:val="32"/>
        </w:rPr>
        <w:drawing>
          <wp:inline distB="114300" distT="114300" distL="114300" distR="114300">
            <wp:extent cx="6371280" cy="3581400"/>
            <wp:effectExtent b="0" l="0" r="0" t="0"/>
            <wp:docPr id="1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3712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720"/>
        <w:rPr>
          <w:color w:val="061f57"/>
          <w:sz w:val="32"/>
          <w:szCs w:val="32"/>
        </w:rPr>
      </w:pPr>
      <w:r w:rsidDel="00000000" w:rsidR="00000000" w:rsidRPr="00000000">
        <w:rPr>
          <w:rtl w:val="0"/>
        </w:rPr>
      </w:r>
    </w:p>
    <w:p w:rsidR="00000000" w:rsidDel="00000000" w:rsidP="00000000" w:rsidRDefault="00000000" w:rsidRPr="00000000" w14:paraId="000001C2">
      <w:pPr>
        <w:pStyle w:val="Heading1"/>
        <w:rPr>
          <w:sz w:val="40"/>
          <w:szCs w:val="40"/>
        </w:rPr>
      </w:pPr>
      <w:r w:rsidDel="00000000" w:rsidR="00000000" w:rsidRPr="00000000">
        <w:rPr>
          <w:sz w:val="40"/>
          <w:szCs w:val="40"/>
          <w:rtl w:val="0"/>
        </w:rPr>
        <w:t xml:space="preserve">6. Kết luận</w:t>
      </w:r>
    </w:p>
    <w:p w:rsidR="00000000" w:rsidDel="00000000" w:rsidP="00000000" w:rsidRDefault="00000000" w:rsidRPr="00000000" w14:paraId="000001C3">
      <w:pPr>
        <w:ind w:left="720" w:firstLine="0"/>
        <w:rPr>
          <w:b w:val="0"/>
          <w:color w:val="061f57"/>
          <w:sz w:val="32"/>
          <w:szCs w:val="32"/>
        </w:rPr>
      </w:pPr>
      <w:r w:rsidDel="00000000" w:rsidR="00000000" w:rsidRPr="00000000">
        <w:rPr>
          <w:b w:val="0"/>
          <w:color w:val="061f57"/>
          <w:sz w:val="32"/>
          <w:szCs w:val="32"/>
          <w:rtl w:val="0"/>
        </w:rPr>
        <w:t xml:space="preserve">Sau khoảng thời gian thực hiện nghiên cứu đề tài, dưới sự hướng dẫn của giảng viên ThS. Trần Văn Thọ, đồ án của em đã đạt được những kết quả sau:</w:t>
      </w:r>
    </w:p>
    <w:p w:rsidR="00000000" w:rsidDel="00000000" w:rsidP="00000000" w:rsidRDefault="00000000" w:rsidRPr="00000000" w14:paraId="000001C4">
      <w:pPr>
        <w:pStyle w:val="Heading2"/>
        <w:rPr>
          <w:color w:val="061f57"/>
        </w:rPr>
      </w:pPr>
      <w:bookmarkStart w:colFirst="0" w:colLast="0" w:name="_heading=h.pwprlz1wsyv3" w:id="17"/>
      <w:bookmarkEnd w:id="17"/>
      <w:r w:rsidDel="00000000" w:rsidR="00000000" w:rsidRPr="00000000">
        <w:rPr>
          <w:color w:val="061f57"/>
          <w:rtl w:val="0"/>
        </w:rPr>
        <w:t xml:space="preserve">6.1. Kết quả đạt được</w:t>
      </w:r>
    </w:p>
    <w:p w:rsidR="00000000" w:rsidDel="00000000" w:rsidP="00000000" w:rsidRDefault="00000000" w:rsidRPr="00000000" w14:paraId="000001C5">
      <w:pPr>
        <w:numPr>
          <w:ilvl w:val="0"/>
          <w:numId w:val="6"/>
        </w:numPr>
        <w:ind w:left="720" w:hanging="360"/>
        <w:rPr>
          <w:b w:val="0"/>
          <w:color w:val="061f57"/>
          <w:sz w:val="32"/>
          <w:szCs w:val="32"/>
        </w:rPr>
      </w:pPr>
      <w:r w:rsidDel="00000000" w:rsidR="00000000" w:rsidRPr="00000000">
        <w:rPr>
          <w:b w:val="0"/>
          <w:color w:val="061f57"/>
          <w:sz w:val="32"/>
          <w:szCs w:val="32"/>
          <w:rtl w:val="0"/>
        </w:rPr>
        <w:t xml:space="preserve">Tìm hiểu và nắm bắt được cách phân tích, thiết kế và lập trình hướng đối tượng.</w:t>
      </w:r>
    </w:p>
    <w:p w:rsidR="00000000" w:rsidDel="00000000" w:rsidP="00000000" w:rsidRDefault="00000000" w:rsidRPr="00000000" w14:paraId="000001C6">
      <w:pPr>
        <w:numPr>
          <w:ilvl w:val="0"/>
          <w:numId w:val="6"/>
        </w:numPr>
        <w:ind w:left="720" w:hanging="360"/>
        <w:rPr>
          <w:b w:val="0"/>
          <w:color w:val="061f57"/>
          <w:sz w:val="32"/>
          <w:szCs w:val="32"/>
        </w:rPr>
      </w:pPr>
      <w:r w:rsidDel="00000000" w:rsidR="00000000" w:rsidRPr="00000000">
        <w:rPr>
          <w:b w:val="0"/>
          <w:color w:val="061f57"/>
          <w:sz w:val="32"/>
          <w:szCs w:val="32"/>
          <w:rtl w:val="0"/>
        </w:rPr>
        <w:t xml:space="preserve">Có kiến thức về cấu trúc dữ liệu cây và các giải thuật.</w:t>
      </w:r>
      <w:r w:rsidDel="00000000" w:rsidR="00000000" w:rsidRPr="00000000">
        <w:rPr>
          <w:rtl w:val="0"/>
        </w:rPr>
      </w:r>
    </w:p>
    <w:p w:rsidR="00000000" w:rsidDel="00000000" w:rsidP="00000000" w:rsidRDefault="00000000" w:rsidRPr="00000000" w14:paraId="000001C7">
      <w:pPr>
        <w:numPr>
          <w:ilvl w:val="0"/>
          <w:numId w:val="6"/>
        </w:numPr>
        <w:ind w:left="720" w:hanging="360"/>
        <w:rPr>
          <w:b w:val="0"/>
          <w:color w:val="061f57"/>
          <w:sz w:val="32"/>
          <w:szCs w:val="32"/>
        </w:rPr>
      </w:pPr>
      <w:r w:rsidDel="00000000" w:rsidR="00000000" w:rsidRPr="00000000">
        <w:rPr>
          <w:b w:val="0"/>
          <w:color w:val="061f57"/>
          <w:sz w:val="32"/>
          <w:szCs w:val="32"/>
          <w:rtl w:val="0"/>
        </w:rPr>
        <w:t xml:space="preserve">Hiểu cơ bản cách sử dụng Java Swing và một số thư viện khác.</w:t>
      </w:r>
    </w:p>
    <w:p w:rsidR="00000000" w:rsidDel="00000000" w:rsidP="00000000" w:rsidRDefault="00000000" w:rsidRPr="00000000" w14:paraId="000001C8">
      <w:pPr>
        <w:numPr>
          <w:ilvl w:val="0"/>
          <w:numId w:val="6"/>
        </w:numPr>
        <w:ind w:left="720" w:hanging="360"/>
        <w:rPr>
          <w:b w:val="0"/>
          <w:color w:val="061f57"/>
          <w:sz w:val="32"/>
          <w:szCs w:val="32"/>
        </w:rPr>
      </w:pPr>
      <w:r w:rsidDel="00000000" w:rsidR="00000000" w:rsidRPr="00000000">
        <w:rPr>
          <w:b w:val="0"/>
          <w:color w:val="061f57"/>
          <w:sz w:val="32"/>
          <w:szCs w:val="32"/>
          <w:rtl w:val="0"/>
        </w:rPr>
        <w:t xml:space="preserve">Biết được cách sử dụng JDBC để kết nối chương trình với cơ sở dữ liệu SQL.</w:t>
      </w:r>
    </w:p>
    <w:p w:rsidR="00000000" w:rsidDel="00000000" w:rsidP="00000000" w:rsidRDefault="00000000" w:rsidRPr="00000000" w14:paraId="000001C9">
      <w:pPr>
        <w:numPr>
          <w:ilvl w:val="0"/>
          <w:numId w:val="6"/>
        </w:numPr>
        <w:ind w:left="720" w:hanging="360"/>
        <w:rPr>
          <w:b w:val="0"/>
          <w:color w:val="061f57"/>
          <w:sz w:val="32"/>
          <w:szCs w:val="32"/>
          <w:u w:val="none"/>
        </w:rPr>
      </w:pPr>
      <w:r w:rsidDel="00000000" w:rsidR="00000000" w:rsidRPr="00000000">
        <w:rPr>
          <w:b w:val="0"/>
          <w:color w:val="061f57"/>
          <w:sz w:val="32"/>
          <w:szCs w:val="32"/>
          <w:rtl w:val="0"/>
        </w:rPr>
        <w:t xml:space="preserve">Hiểu được cấu trúc chương trình phần mềm, các mô hình hoạt động.</w:t>
      </w:r>
    </w:p>
    <w:p w:rsidR="00000000" w:rsidDel="00000000" w:rsidP="00000000" w:rsidRDefault="00000000" w:rsidRPr="00000000" w14:paraId="000001CA">
      <w:pPr>
        <w:numPr>
          <w:ilvl w:val="0"/>
          <w:numId w:val="6"/>
        </w:numPr>
        <w:ind w:left="720" w:hanging="360"/>
        <w:rPr>
          <w:b w:val="0"/>
          <w:color w:val="061f57"/>
          <w:sz w:val="32"/>
          <w:szCs w:val="32"/>
          <w:u w:val="none"/>
        </w:rPr>
      </w:pPr>
      <w:r w:rsidDel="00000000" w:rsidR="00000000" w:rsidRPr="00000000">
        <w:rPr>
          <w:b w:val="0"/>
          <w:color w:val="061f57"/>
          <w:sz w:val="32"/>
          <w:szCs w:val="32"/>
          <w:rtl w:val="0"/>
        </w:rPr>
        <w:t xml:space="preserve">Có kinh nghiệm xây dựng hệ thống cơ sở dữ liệu.</w:t>
      </w:r>
    </w:p>
    <w:p w:rsidR="00000000" w:rsidDel="00000000" w:rsidP="00000000" w:rsidRDefault="00000000" w:rsidRPr="00000000" w14:paraId="000001CB">
      <w:pPr>
        <w:numPr>
          <w:ilvl w:val="0"/>
          <w:numId w:val="6"/>
        </w:numPr>
        <w:ind w:left="720" w:hanging="360"/>
        <w:rPr>
          <w:b w:val="0"/>
          <w:color w:val="061f57"/>
          <w:sz w:val="32"/>
          <w:szCs w:val="32"/>
        </w:rPr>
      </w:pPr>
      <w:r w:rsidDel="00000000" w:rsidR="00000000" w:rsidRPr="00000000">
        <w:rPr>
          <w:b w:val="0"/>
          <w:color w:val="061f57"/>
          <w:sz w:val="32"/>
          <w:szCs w:val="32"/>
          <w:rtl w:val="0"/>
        </w:rPr>
        <w:t xml:space="preserve">Xây dựng được phần mềm quản lý file và folder với các chức năng cơ bản như hiển thị danh sách, hiển thị chi tiết thông tin, di chuyển, tìm kiếm,...</w:t>
      </w:r>
      <w:r w:rsidDel="00000000" w:rsidR="00000000" w:rsidRPr="00000000">
        <w:rPr>
          <w:rtl w:val="0"/>
        </w:rPr>
      </w:r>
    </w:p>
    <w:p w:rsidR="00000000" w:rsidDel="00000000" w:rsidP="00000000" w:rsidRDefault="00000000" w:rsidRPr="00000000" w14:paraId="000001CC">
      <w:pPr>
        <w:pStyle w:val="Heading2"/>
        <w:rPr>
          <w:color w:val="061f57"/>
        </w:rPr>
      </w:pPr>
      <w:bookmarkStart w:colFirst="0" w:colLast="0" w:name="_heading=h.x6hllwxiegfy" w:id="18"/>
      <w:bookmarkEnd w:id="18"/>
      <w:r w:rsidDel="00000000" w:rsidR="00000000" w:rsidRPr="00000000">
        <w:rPr>
          <w:color w:val="061f57"/>
          <w:rtl w:val="0"/>
        </w:rPr>
        <w:t xml:space="preserve">6.2. Hạn chế</w:t>
      </w:r>
    </w:p>
    <w:p w:rsidR="00000000" w:rsidDel="00000000" w:rsidP="00000000" w:rsidRDefault="00000000" w:rsidRPr="00000000" w14:paraId="000001CD">
      <w:pPr>
        <w:ind w:left="0" w:firstLine="720"/>
        <w:rPr>
          <w:b w:val="0"/>
          <w:color w:val="061f57"/>
          <w:sz w:val="32"/>
          <w:szCs w:val="32"/>
        </w:rPr>
      </w:pPr>
      <w:r w:rsidDel="00000000" w:rsidR="00000000" w:rsidRPr="00000000">
        <w:rPr>
          <w:rFonts w:ascii="Calibri" w:cs="Calibri" w:eastAsia="Calibri" w:hAnsi="Calibri"/>
          <w:b w:val="0"/>
          <w:color w:val="061f57"/>
          <w:sz w:val="32"/>
          <w:szCs w:val="32"/>
          <w:rtl w:val="0"/>
        </w:rPr>
        <w:t xml:space="preserve">Trong thời gian qua, </w:t>
      </w:r>
      <w:r w:rsidDel="00000000" w:rsidR="00000000" w:rsidRPr="00000000">
        <w:rPr>
          <w:b w:val="0"/>
          <w:color w:val="061f57"/>
          <w:sz w:val="32"/>
          <w:szCs w:val="32"/>
          <w:rtl w:val="0"/>
        </w:rPr>
        <w:t xml:space="preserve">nhóm</w:t>
      </w:r>
      <w:r w:rsidDel="00000000" w:rsidR="00000000" w:rsidRPr="00000000">
        <w:rPr>
          <w:rFonts w:ascii="Calibri" w:cs="Calibri" w:eastAsia="Calibri" w:hAnsi="Calibri"/>
          <w:b w:val="0"/>
          <w:color w:val="061f57"/>
          <w:sz w:val="32"/>
          <w:szCs w:val="32"/>
          <w:rtl w:val="0"/>
        </w:rPr>
        <w:t xml:space="preserve"> đã cố gắng để tìm hiểu v</w:t>
      </w:r>
      <w:r w:rsidDel="00000000" w:rsidR="00000000" w:rsidRPr="00000000">
        <w:rPr>
          <w:b w:val="0"/>
          <w:color w:val="061f57"/>
          <w:sz w:val="32"/>
          <w:szCs w:val="32"/>
          <w:rtl w:val="0"/>
        </w:rPr>
        <w:t xml:space="preserve">à thực hiện đề tài. Tuy nhiên với kinh nghiệm và thời gian hạn chế nên vẫn còn những thiếu sót:</w:t>
      </w:r>
    </w:p>
    <w:p w:rsidR="00000000" w:rsidDel="00000000" w:rsidP="00000000" w:rsidRDefault="00000000" w:rsidRPr="00000000" w14:paraId="000001CE">
      <w:pPr>
        <w:numPr>
          <w:ilvl w:val="0"/>
          <w:numId w:val="10"/>
        </w:numPr>
        <w:ind w:left="720" w:hanging="360"/>
        <w:rPr>
          <w:b w:val="0"/>
          <w:color w:val="061f57"/>
          <w:sz w:val="32"/>
          <w:szCs w:val="32"/>
        </w:rPr>
      </w:pPr>
      <w:r w:rsidDel="00000000" w:rsidR="00000000" w:rsidRPr="00000000">
        <w:rPr>
          <w:b w:val="0"/>
          <w:color w:val="061f57"/>
          <w:sz w:val="32"/>
          <w:szCs w:val="32"/>
          <w:rtl w:val="0"/>
        </w:rPr>
        <w:t xml:space="preserve">Phần giao diện vẫn còn sơ sài, chưa được đẹp mắt.</w:t>
      </w:r>
    </w:p>
    <w:p w:rsidR="00000000" w:rsidDel="00000000" w:rsidP="00000000" w:rsidRDefault="00000000" w:rsidRPr="00000000" w14:paraId="000001CF">
      <w:pPr>
        <w:numPr>
          <w:ilvl w:val="0"/>
          <w:numId w:val="10"/>
        </w:numPr>
        <w:ind w:left="720" w:hanging="360"/>
        <w:rPr>
          <w:b w:val="0"/>
          <w:color w:val="061f57"/>
          <w:sz w:val="32"/>
          <w:szCs w:val="32"/>
        </w:rPr>
      </w:pPr>
      <w:r w:rsidDel="00000000" w:rsidR="00000000" w:rsidRPr="00000000">
        <w:rPr>
          <w:b w:val="0"/>
          <w:color w:val="061f57"/>
          <w:sz w:val="32"/>
          <w:szCs w:val="32"/>
          <w:rtl w:val="0"/>
        </w:rPr>
        <w:t xml:space="preserve">Chương trình mới chỉ dừng lại ở các nghiệp vụ cơ bản.</w:t>
      </w:r>
    </w:p>
    <w:p w:rsidR="00000000" w:rsidDel="00000000" w:rsidP="00000000" w:rsidRDefault="00000000" w:rsidRPr="00000000" w14:paraId="000001D0">
      <w:pPr>
        <w:numPr>
          <w:ilvl w:val="0"/>
          <w:numId w:val="10"/>
        </w:numPr>
        <w:ind w:left="720" w:hanging="360"/>
        <w:rPr>
          <w:b w:val="0"/>
          <w:color w:val="061f57"/>
          <w:sz w:val="32"/>
          <w:szCs w:val="32"/>
        </w:rPr>
      </w:pPr>
      <w:r w:rsidDel="00000000" w:rsidR="00000000" w:rsidRPr="00000000">
        <w:rPr>
          <w:b w:val="0"/>
          <w:color w:val="061f57"/>
          <w:sz w:val="32"/>
          <w:szCs w:val="32"/>
          <w:rtl w:val="0"/>
        </w:rPr>
        <w:t xml:space="preserve">Chương trình vẫn đang ở mức thử nghiệm, các chức năng chưa hoàn thiện hết.</w:t>
      </w:r>
    </w:p>
    <w:p w:rsidR="00000000" w:rsidDel="00000000" w:rsidP="00000000" w:rsidRDefault="00000000" w:rsidRPr="00000000" w14:paraId="000001D1">
      <w:pPr>
        <w:numPr>
          <w:ilvl w:val="0"/>
          <w:numId w:val="10"/>
        </w:numPr>
        <w:ind w:left="720" w:hanging="360"/>
        <w:rPr>
          <w:b w:val="0"/>
          <w:color w:val="061f57"/>
          <w:sz w:val="32"/>
          <w:szCs w:val="32"/>
        </w:rPr>
      </w:pPr>
      <w:r w:rsidDel="00000000" w:rsidR="00000000" w:rsidRPr="00000000">
        <w:rPr>
          <w:b w:val="0"/>
          <w:color w:val="061f57"/>
          <w:sz w:val="32"/>
          <w:szCs w:val="32"/>
          <w:rtl w:val="0"/>
        </w:rPr>
        <w:t xml:space="preserve">Do thời gian giới hạn, giai đoạn kiểm thử chưa quét được hết các test case. Trong thời gian sử dụng chương trình có thể phát sinh thêm lỗi.</w:t>
      </w:r>
      <w:r w:rsidDel="00000000" w:rsidR="00000000" w:rsidRPr="00000000">
        <w:rPr>
          <w:rtl w:val="0"/>
        </w:rPr>
      </w:r>
    </w:p>
    <w:p w:rsidR="00000000" w:rsidDel="00000000" w:rsidP="00000000" w:rsidRDefault="00000000" w:rsidRPr="00000000" w14:paraId="000001D2">
      <w:pPr>
        <w:pStyle w:val="Heading1"/>
        <w:rPr/>
      </w:pPr>
      <w:r w:rsidDel="00000000" w:rsidR="00000000" w:rsidRPr="00000000">
        <w:rPr>
          <w:rtl w:val="0"/>
        </w:rPr>
      </w:r>
    </w:p>
    <w:p w:rsidR="00000000" w:rsidDel="00000000" w:rsidP="00000000" w:rsidRDefault="00000000" w:rsidRPr="00000000" w14:paraId="000001D3">
      <w:pPr>
        <w:pStyle w:val="Heading1"/>
        <w:rPr/>
      </w:pPr>
      <w:r w:rsidDel="00000000" w:rsidR="00000000" w:rsidRPr="00000000">
        <w:rPr>
          <w:rtl w:val="0"/>
        </w:rPr>
      </w:r>
    </w:p>
    <w:p w:rsidR="00000000" w:rsidDel="00000000" w:rsidP="00000000" w:rsidRDefault="00000000" w:rsidRPr="00000000" w14:paraId="000001D4">
      <w:pPr>
        <w:rPr>
          <w:color w:val="061f57"/>
        </w:rPr>
      </w:pPr>
      <w:r w:rsidDel="00000000" w:rsidR="00000000" w:rsidRPr="00000000">
        <w:rPr>
          <w:rtl w:val="0"/>
        </w:rPr>
      </w:r>
    </w:p>
    <w:p w:rsidR="00000000" w:rsidDel="00000000" w:rsidP="00000000" w:rsidRDefault="00000000" w:rsidRPr="00000000" w14:paraId="000001D5">
      <w:pPr>
        <w:rPr>
          <w:color w:val="061f57"/>
        </w:rPr>
      </w:pPr>
      <w:r w:rsidDel="00000000" w:rsidR="00000000" w:rsidRPr="00000000">
        <w:rPr>
          <w:rtl w:val="0"/>
        </w:rPr>
      </w:r>
    </w:p>
    <w:p w:rsidR="00000000" w:rsidDel="00000000" w:rsidP="00000000" w:rsidRDefault="00000000" w:rsidRPr="00000000" w14:paraId="000001D6">
      <w:pPr>
        <w:pStyle w:val="Heading1"/>
        <w:rPr>
          <w:sz w:val="40"/>
          <w:szCs w:val="40"/>
        </w:rPr>
      </w:pPr>
      <w:r w:rsidDel="00000000" w:rsidR="00000000" w:rsidRPr="00000000">
        <w:rPr>
          <w:sz w:val="40"/>
          <w:szCs w:val="40"/>
          <w:rtl w:val="0"/>
        </w:rPr>
        <w:t xml:space="preserve">7. Tài liệu tham khảo</w:t>
      </w:r>
    </w:p>
    <w:p w:rsidR="00000000" w:rsidDel="00000000" w:rsidP="00000000" w:rsidRDefault="00000000" w:rsidRPr="00000000" w14:paraId="000001D7">
      <w:pPr>
        <w:numPr>
          <w:ilvl w:val="0"/>
          <w:numId w:val="13"/>
        </w:numPr>
        <w:ind w:left="720" w:hanging="360"/>
        <w:rPr>
          <w:b w:val="0"/>
          <w:color w:val="061f57"/>
          <w:sz w:val="32"/>
          <w:szCs w:val="32"/>
        </w:rPr>
      </w:pPr>
      <w:r w:rsidDel="00000000" w:rsidR="00000000" w:rsidRPr="00000000">
        <w:rPr>
          <w:b w:val="0"/>
          <w:color w:val="061f57"/>
          <w:sz w:val="32"/>
          <w:szCs w:val="32"/>
          <w:rtl w:val="0"/>
        </w:rPr>
        <w:t xml:space="preserve">Cây (cấu trúc dữ liệu) – Wikipedia tiếng Việt.</w:t>
      </w:r>
    </w:p>
    <w:p w:rsidR="00000000" w:rsidDel="00000000" w:rsidP="00000000" w:rsidRDefault="00000000" w:rsidRPr="00000000" w14:paraId="000001D8">
      <w:pPr>
        <w:numPr>
          <w:ilvl w:val="0"/>
          <w:numId w:val="13"/>
        </w:numPr>
        <w:ind w:left="720" w:hanging="360"/>
        <w:rPr>
          <w:b w:val="0"/>
          <w:color w:val="061f57"/>
          <w:sz w:val="32"/>
          <w:szCs w:val="32"/>
        </w:rPr>
      </w:pPr>
      <w:hyperlink r:id="rId35">
        <w:r w:rsidDel="00000000" w:rsidR="00000000" w:rsidRPr="00000000">
          <w:rPr>
            <w:b w:val="0"/>
            <w:color w:val="061f57"/>
            <w:sz w:val="32"/>
            <w:szCs w:val="32"/>
            <w:u w:val="single"/>
            <w:rtl w:val="0"/>
          </w:rPr>
          <w:t xml:space="preserve">https://www.youtube.com/</w:t>
        </w:r>
      </w:hyperlink>
      <w:r w:rsidDel="00000000" w:rsidR="00000000" w:rsidRPr="00000000">
        <w:rPr>
          <w:rtl w:val="0"/>
        </w:rPr>
      </w:r>
    </w:p>
    <w:p w:rsidR="00000000" w:rsidDel="00000000" w:rsidP="00000000" w:rsidRDefault="00000000" w:rsidRPr="00000000" w14:paraId="000001D9">
      <w:pPr>
        <w:numPr>
          <w:ilvl w:val="0"/>
          <w:numId w:val="13"/>
        </w:numPr>
        <w:ind w:left="720" w:hanging="360"/>
        <w:rPr>
          <w:b w:val="0"/>
          <w:color w:val="061f57"/>
          <w:sz w:val="32"/>
          <w:szCs w:val="32"/>
        </w:rPr>
      </w:pPr>
      <w:hyperlink r:id="rId36">
        <w:r w:rsidDel="00000000" w:rsidR="00000000" w:rsidRPr="00000000">
          <w:rPr>
            <w:b w:val="0"/>
            <w:color w:val="061f57"/>
            <w:sz w:val="32"/>
            <w:szCs w:val="32"/>
            <w:u w:val="single"/>
            <w:rtl w:val="0"/>
          </w:rPr>
          <w:t xml:space="preserve">https://www.google.com.vn/</w:t>
        </w:r>
      </w:hyperlink>
      <w:r w:rsidDel="00000000" w:rsidR="00000000" w:rsidRPr="00000000">
        <w:rPr>
          <w:rtl w:val="0"/>
        </w:rPr>
      </w:r>
    </w:p>
    <w:p w:rsidR="00000000" w:rsidDel="00000000" w:rsidP="00000000" w:rsidRDefault="00000000" w:rsidRPr="00000000" w14:paraId="000001DA">
      <w:pPr>
        <w:rPr>
          <w:b w:val="0"/>
          <w:color w:val="061f57"/>
          <w:sz w:val="32"/>
          <w:szCs w:val="32"/>
        </w:rPr>
      </w:pPr>
      <w:r w:rsidDel="00000000" w:rsidR="00000000" w:rsidRPr="00000000">
        <w:rPr>
          <w:b w:val="0"/>
          <w:color w:val="061f57"/>
          <w:sz w:val="32"/>
          <w:szCs w:val="32"/>
          <w:rtl w:val="0"/>
        </w:rPr>
        <w:t xml:space="preserve">(</w:t>
      </w:r>
      <w:r w:rsidDel="00000000" w:rsidR="00000000" w:rsidRPr="00000000">
        <w:rPr>
          <w:b w:val="0"/>
          <w:color w:val="061f57"/>
          <w:sz w:val="32"/>
          <w:szCs w:val="32"/>
          <w:rtl w:val="0"/>
        </w:rPr>
        <w:t xml:space="preserve">Toàn bộ tài liệu tham khảo, kiến thức khác trong quá trình làm đồ án chúng em đều xem và học trên mạng xã hội, youtube và không có bản ghi nào ghi lại kiến thức trong quá trình học ạ.)</w:t>
      </w:r>
    </w:p>
    <w:p w:rsidR="00000000" w:rsidDel="00000000" w:rsidP="00000000" w:rsidRDefault="00000000" w:rsidRPr="00000000" w14:paraId="000001DB">
      <w:pPr>
        <w:spacing w:after="200" w:lineRule="auto"/>
        <w:rPr>
          <w:b w:val="0"/>
          <w:color w:val="061f57"/>
        </w:rPr>
      </w:pPr>
      <w:r w:rsidDel="00000000" w:rsidR="00000000" w:rsidRPr="00000000">
        <w:rPr>
          <w:rtl w:val="0"/>
        </w:rPr>
      </w:r>
    </w:p>
    <w:p w:rsidR="00000000" w:rsidDel="00000000" w:rsidP="00000000" w:rsidRDefault="00000000" w:rsidRPr="00000000" w14:paraId="000001DC">
      <w:pPr>
        <w:spacing w:after="200" w:lineRule="auto"/>
        <w:rPr>
          <w:b w:val="0"/>
          <w:color w:val="061f57"/>
        </w:rPr>
      </w:pPr>
      <w:r w:rsidDel="00000000" w:rsidR="00000000" w:rsidRPr="00000000">
        <w:rPr>
          <w:rtl w:val="0"/>
        </w:rPr>
      </w:r>
    </w:p>
    <w:p w:rsidR="00000000" w:rsidDel="00000000" w:rsidP="00000000" w:rsidRDefault="00000000" w:rsidRPr="00000000" w14:paraId="000001DD">
      <w:pPr>
        <w:spacing w:after="200" w:lineRule="auto"/>
        <w:rPr>
          <w:b w:val="0"/>
          <w:color w:val="061f57"/>
        </w:rPr>
      </w:pPr>
      <w:r w:rsidDel="00000000" w:rsidR="00000000" w:rsidRPr="00000000">
        <w:rPr>
          <w:rtl w:val="0"/>
        </w:rPr>
      </w:r>
    </w:p>
    <w:p w:rsidR="00000000" w:rsidDel="00000000" w:rsidP="00000000" w:rsidRDefault="00000000" w:rsidRPr="00000000" w14:paraId="000001DE">
      <w:pPr>
        <w:spacing w:after="200" w:lineRule="auto"/>
        <w:rPr>
          <w:b w:val="0"/>
          <w:color w:val="061f57"/>
        </w:rPr>
      </w:pPr>
      <w:r w:rsidDel="00000000" w:rsidR="00000000" w:rsidRPr="00000000">
        <w:rPr>
          <w:rtl w:val="0"/>
        </w:rPr>
      </w:r>
    </w:p>
    <w:p w:rsidR="00000000" w:rsidDel="00000000" w:rsidP="00000000" w:rsidRDefault="00000000" w:rsidRPr="00000000" w14:paraId="000001DF">
      <w:pPr>
        <w:spacing w:after="200" w:lineRule="auto"/>
        <w:rPr>
          <w:b w:val="0"/>
          <w:color w:val="061f57"/>
        </w:rPr>
      </w:pPr>
      <w:r w:rsidDel="00000000" w:rsidR="00000000" w:rsidRPr="00000000">
        <w:rPr>
          <w:rtl w:val="0"/>
        </w:rPr>
      </w:r>
    </w:p>
    <w:p w:rsidR="00000000" w:rsidDel="00000000" w:rsidP="00000000" w:rsidRDefault="00000000" w:rsidRPr="00000000" w14:paraId="000001E0">
      <w:pPr>
        <w:spacing w:after="200" w:lineRule="auto"/>
        <w:rPr>
          <w:b w:val="0"/>
          <w:color w:val="061f57"/>
        </w:rPr>
      </w:pPr>
      <w:r w:rsidDel="00000000" w:rsidR="00000000" w:rsidRPr="00000000">
        <w:rPr>
          <w:rtl w:val="0"/>
        </w:rPr>
      </w:r>
    </w:p>
    <w:p w:rsidR="00000000" w:rsidDel="00000000" w:rsidP="00000000" w:rsidRDefault="00000000" w:rsidRPr="00000000" w14:paraId="000001E1">
      <w:pPr>
        <w:spacing w:after="200" w:lineRule="auto"/>
        <w:rPr>
          <w:b w:val="0"/>
          <w:color w:val="061f57"/>
        </w:rPr>
      </w:pPr>
      <w:r w:rsidDel="00000000" w:rsidR="00000000" w:rsidRPr="00000000">
        <w:rPr>
          <w:rtl w:val="0"/>
        </w:rPr>
      </w:r>
    </w:p>
    <w:p w:rsidR="00000000" w:rsidDel="00000000" w:rsidP="00000000" w:rsidRDefault="00000000" w:rsidRPr="00000000" w14:paraId="000001E2">
      <w:pPr>
        <w:spacing w:after="200" w:lineRule="auto"/>
        <w:rPr>
          <w:b w:val="0"/>
          <w:color w:val="061f57"/>
        </w:rPr>
      </w:pPr>
      <w:r w:rsidDel="00000000" w:rsidR="00000000" w:rsidRPr="00000000">
        <w:rPr>
          <w:rtl w:val="0"/>
        </w:rPr>
      </w:r>
    </w:p>
    <w:p w:rsidR="00000000" w:rsidDel="00000000" w:rsidP="00000000" w:rsidRDefault="00000000" w:rsidRPr="00000000" w14:paraId="000001E3">
      <w:pPr>
        <w:spacing w:after="200" w:lineRule="auto"/>
        <w:rPr>
          <w:b w:val="0"/>
          <w:color w:val="061f57"/>
        </w:rPr>
      </w:pPr>
      <w:r w:rsidDel="00000000" w:rsidR="00000000" w:rsidRPr="00000000">
        <w:rPr>
          <w:rtl w:val="0"/>
        </w:rPr>
      </w:r>
    </w:p>
    <w:p w:rsidR="00000000" w:rsidDel="00000000" w:rsidP="00000000" w:rsidRDefault="00000000" w:rsidRPr="00000000" w14:paraId="000001E4">
      <w:pPr>
        <w:spacing w:after="200" w:lineRule="auto"/>
        <w:rPr>
          <w:b w:val="0"/>
          <w:color w:val="061f57"/>
        </w:rPr>
      </w:pPr>
      <w:r w:rsidDel="00000000" w:rsidR="00000000" w:rsidRPr="00000000">
        <w:rPr>
          <w:rtl w:val="0"/>
        </w:rPr>
      </w:r>
    </w:p>
    <w:p w:rsidR="00000000" w:rsidDel="00000000" w:rsidP="00000000" w:rsidRDefault="00000000" w:rsidRPr="00000000" w14:paraId="000001E5">
      <w:pPr>
        <w:spacing w:after="200" w:lineRule="auto"/>
        <w:rPr>
          <w:b w:val="0"/>
          <w:color w:val="061f57"/>
        </w:rPr>
      </w:pPr>
      <w:r w:rsidDel="00000000" w:rsidR="00000000" w:rsidRPr="00000000">
        <w:rPr>
          <w:rtl w:val="0"/>
        </w:rPr>
      </w:r>
    </w:p>
    <w:p w:rsidR="00000000" w:rsidDel="00000000" w:rsidP="00000000" w:rsidRDefault="00000000" w:rsidRPr="00000000" w14:paraId="000001E6">
      <w:pPr>
        <w:spacing w:after="200" w:lineRule="auto"/>
        <w:rPr>
          <w:b w:val="0"/>
          <w:color w:val="061f57"/>
        </w:rPr>
      </w:pPr>
      <w:r w:rsidDel="00000000" w:rsidR="00000000" w:rsidRPr="00000000">
        <w:rPr>
          <w:rtl w:val="0"/>
        </w:rPr>
      </w:r>
    </w:p>
    <w:p w:rsidR="00000000" w:rsidDel="00000000" w:rsidP="00000000" w:rsidRDefault="00000000" w:rsidRPr="00000000" w14:paraId="000001E7">
      <w:pPr>
        <w:spacing w:after="200" w:lineRule="auto"/>
        <w:rPr>
          <w:b w:val="0"/>
          <w:color w:val="061f57"/>
        </w:rPr>
      </w:pPr>
      <w:r w:rsidDel="00000000" w:rsidR="00000000" w:rsidRPr="00000000">
        <w:rPr>
          <w:rtl w:val="0"/>
        </w:rPr>
      </w:r>
    </w:p>
    <w:p w:rsidR="00000000" w:rsidDel="00000000" w:rsidP="00000000" w:rsidRDefault="00000000" w:rsidRPr="00000000" w14:paraId="000001E8">
      <w:pPr>
        <w:spacing w:after="200" w:lineRule="auto"/>
        <w:rPr>
          <w:b w:val="0"/>
          <w:color w:val="061f57"/>
        </w:rPr>
      </w:pPr>
      <w:r w:rsidDel="00000000" w:rsidR="00000000" w:rsidRPr="00000000">
        <w:rPr>
          <w:rtl w:val="0"/>
        </w:rPr>
      </w:r>
    </w:p>
    <w:p w:rsidR="00000000" w:rsidDel="00000000" w:rsidP="00000000" w:rsidRDefault="00000000" w:rsidRPr="00000000" w14:paraId="000001E9">
      <w:pPr>
        <w:spacing w:after="200" w:lineRule="auto"/>
        <w:rPr>
          <w:b w:val="0"/>
          <w:color w:val="061f57"/>
        </w:rPr>
      </w:pPr>
      <w:r w:rsidDel="00000000" w:rsidR="00000000" w:rsidRPr="00000000">
        <w:rPr>
          <w:rtl w:val="0"/>
        </w:rPr>
      </w:r>
    </w:p>
    <w:p w:rsidR="00000000" w:rsidDel="00000000" w:rsidP="00000000" w:rsidRDefault="00000000" w:rsidRPr="00000000" w14:paraId="000001EA">
      <w:pPr>
        <w:spacing w:after="200" w:lineRule="auto"/>
        <w:rPr>
          <w:b w:val="0"/>
          <w:color w:val="061f57"/>
        </w:rPr>
      </w:pPr>
      <w:r w:rsidDel="00000000" w:rsidR="00000000" w:rsidRPr="00000000">
        <w:rPr>
          <w:rtl w:val="0"/>
        </w:rPr>
      </w:r>
    </w:p>
    <w:p w:rsidR="00000000" w:rsidDel="00000000" w:rsidP="00000000" w:rsidRDefault="00000000" w:rsidRPr="00000000" w14:paraId="000001EB">
      <w:pPr>
        <w:spacing w:after="200" w:lineRule="auto"/>
        <w:jc w:val="center"/>
        <w:rPr>
          <w:color w:val="061f57"/>
          <w:sz w:val="52"/>
          <w:szCs w:val="52"/>
        </w:rPr>
      </w:pPr>
      <w:r w:rsidDel="00000000" w:rsidR="00000000" w:rsidRPr="00000000">
        <w:rPr>
          <w:color w:val="061f57"/>
          <w:sz w:val="52"/>
          <w:szCs w:val="52"/>
          <w:rtl w:val="0"/>
        </w:rPr>
        <w:t xml:space="preserve">THE END.</w:t>
      </w: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720" w:top="720" w:left="936" w:right="936" w:header="0" w:footer="2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bl>
    <w:tblPr>
      <w:tblStyle w:val="Table4"/>
      <w:tblW w:w="10035.0" w:type="dxa"/>
      <w:jc w:val="left"/>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cantSplit w:val="0"/>
        <w:trHeight w:val="978" w:hRule="atLeast"/>
        <w:tblHeader w:val="0"/>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50" w:hanging="360"/>
      </w:pPr>
      <w:rPr>
        <w:rFonts w:ascii="Calibri" w:cs="Calibri" w:eastAsia="Calibri" w:hAnsi="Calibri"/>
      </w:rPr>
    </w:lvl>
    <w:lvl w:ilvl="1">
      <w:start w:val="1"/>
      <w:numFmt w:val="bullet"/>
      <w:lvlText w:val="o"/>
      <w:lvlJc w:val="left"/>
      <w:pPr>
        <w:ind w:left="1155" w:hanging="360"/>
      </w:pPr>
      <w:rPr>
        <w:rFonts w:ascii="Courier New" w:cs="Courier New" w:eastAsia="Courier New" w:hAnsi="Courier New"/>
      </w:rPr>
    </w:lvl>
    <w:lvl w:ilvl="2">
      <w:start w:val="1"/>
      <w:numFmt w:val="bullet"/>
      <w:lvlText w:val="▪"/>
      <w:lvlJc w:val="left"/>
      <w:pPr>
        <w:ind w:left="1875" w:hanging="360"/>
      </w:pPr>
      <w:rPr>
        <w:rFonts w:ascii="Noto Sans Symbols" w:cs="Noto Sans Symbols" w:eastAsia="Noto Sans Symbols" w:hAnsi="Noto Sans Symbols"/>
      </w:rPr>
    </w:lvl>
    <w:lvl w:ilvl="3">
      <w:start w:val="1"/>
      <w:numFmt w:val="bullet"/>
      <w:lvlText w:val="●"/>
      <w:lvlJc w:val="left"/>
      <w:pPr>
        <w:ind w:left="2595" w:hanging="360"/>
      </w:pPr>
      <w:rPr>
        <w:rFonts w:ascii="Noto Sans Symbols" w:cs="Noto Sans Symbols" w:eastAsia="Noto Sans Symbols" w:hAnsi="Noto Sans Symbols"/>
      </w:rPr>
    </w:lvl>
    <w:lvl w:ilvl="4">
      <w:start w:val="1"/>
      <w:numFmt w:val="bullet"/>
      <w:lvlText w:val="o"/>
      <w:lvlJc w:val="left"/>
      <w:pPr>
        <w:ind w:left="3315" w:hanging="360"/>
      </w:pPr>
      <w:rPr>
        <w:rFonts w:ascii="Courier New" w:cs="Courier New" w:eastAsia="Courier New" w:hAnsi="Courier New"/>
      </w:rPr>
    </w:lvl>
    <w:lvl w:ilvl="5">
      <w:start w:val="1"/>
      <w:numFmt w:val="bullet"/>
      <w:lvlText w:val="▪"/>
      <w:lvlJc w:val="left"/>
      <w:pPr>
        <w:ind w:left="4035" w:hanging="360"/>
      </w:pPr>
      <w:rPr>
        <w:rFonts w:ascii="Noto Sans Symbols" w:cs="Noto Sans Symbols" w:eastAsia="Noto Sans Symbols" w:hAnsi="Noto Sans Symbols"/>
      </w:rPr>
    </w:lvl>
    <w:lvl w:ilvl="6">
      <w:start w:val="1"/>
      <w:numFmt w:val="bullet"/>
      <w:lvlText w:val="●"/>
      <w:lvlJc w:val="left"/>
      <w:pPr>
        <w:ind w:left="4755" w:hanging="360"/>
      </w:pPr>
      <w:rPr>
        <w:rFonts w:ascii="Noto Sans Symbols" w:cs="Noto Sans Symbols" w:eastAsia="Noto Sans Symbols" w:hAnsi="Noto Sans Symbols"/>
      </w:rPr>
    </w:lvl>
    <w:lvl w:ilvl="7">
      <w:start w:val="1"/>
      <w:numFmt w:val="bullet"/>
      <w:lvlText w:val="o"/>
      <w:lvlJc w:val="left"/>
      <w:pPr>
        <w:ind w:left="5475" w:hanging="360"/>
      </w:pPr>
      <w:rPr>
        <w:rFonts w:ascii="Courier New" w:cs="Courier New" w:eastAsia="Courier New" w:hAnsi="Courier New"/>
      </w:rPr>
    </w:lvl>
    <w:lvl w:ilvl="8">
      <w:start w:val="1"/>
      <w:numFmt w:val="bullet"/>
      <w:lvlText w:val="▪"/>
      <w:lvlJc w:val="left"/>
      <w:pPr>
        <w:ind w:left="6195"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880" w:hanging="1179.2125984251968"/>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color w:val="082a75"/>
        <w:sz w:val="28"/>
        <w:szCs w:val="28"/>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40"/>
      <w:szCs w:val="40"/>
    </w:rPr>
  </w:style>
  <w:style w:type="paragraph" w:styleId="Heading2">
    <w:name w:val="heading 2"/>
    <w:basedOn w:val="Normal"/>
    <w:next w:val="Normal"/>
    <w:pPr>
      <w:keepNext w:val="1"/>
    </w:pPr>
    <w:rPr>
      <w:sz w:val="32"/>
      <w:szCs w:val="32"/>
    </w:rPr>
  </w:style>
  <w:style w:type="paragraph" w:styleId="Heading3">
    <w:name w:val="heading 3"/>
    <w:basedOn w:val="Normal"/>
    <w:next w:val="Normal"/>
    <w:pPr>
      <w:keepNext w:val="1"/>
      <w:keepLines w:val="1"/>
      <w:spacing w:before="40" w:lineRule="auto"/>
    </w:pPr>
    <w:rPr>
      <w:rFonts w:ascii="Arial" w:cs="Arial" w:eastAsia="Arial" w:hAnsi="Arial"/>
      <w:color w:val="00273a"/>
      <w:sz w:val="24"/>
      <w:szCs w:val="24"/>
    </w:rPr>
  </w:style>
  <w:style w:type="paragraph" w:styleId="Heading4">
    <w:name w:val="heading 4"/>
    <w:basedOn w:val="Normal"/>
    <w:next w:val="Normal"/>
    <w:pPr>
      <w:keepNext w:val="1"/>
      <w:keepLines w:val="1"/>
      <w:spacing w:before="40" w:lineRule="auto"/>
    </w:pPr>
    <w:rPr>
      <w:rFonts w:ascii="Arial" w:cs="Arial" w:eastAsia="Arial" w:hAnsi="Arial"/>
      <w:i w:val="1"/>
      <w:color w:val="013b57"/>
    </w:rPr>
  </w:style>
  <w:style w:type="paragraph" w:styleId="Heading5">
    <w:name w:val="heading 5"/>
    <w:basedOn w:val="Normal"/>
    <w:next w:val="Normal"/>
    <w:pPr>
      <w:keepNext w:val="1"/>
      <w:keepLines w:val="1"/>
      <w:spacing w:before="40" w:lineRule="auto"/>
    </w:pPr>
    <w:rPr>
      <w:rFonts w:ascii="Arial" w:cs="Arial" w:eastAsia="Arial" w:hAnsi="Arial"/>
      <w:color w:val="013b57"/>
    </w:rPr>
  </w:style>
  <w:style w:type="paragraph" w:styleId="Heading6">
    <w:name w:val="heading 6"/>
    <w:basedOn w:val="Normal"/>
    <w:next w:val="Normal"/>
    <w:pPr>
      <w:keepNext w:val="1"/>
      <w:keepLines w:val="1"/>
      <w:spacing w:before="40" w:lineRule="auto"/>
    </w:pPr>
    <w:rPr>
      <w:rFonts w:ascii="Arial" w:cs="Arial" w:eastAsia="Arial" w:hAnsi="Arial"/>
      <w:color w:val="00273a"/>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Binhthng" w:default="1">
    <w:name w:val="Normal"/>
    <w:qFormat w:val="1"/>
    <w:rsid w:val="00C86081"/>
    <w:pPr>
      <w:spacing w:after="0"/>
    </w:pPr>
    <w:rPr>
      <w:rFonts w:ascii="Calibri" w:cs="Calibri" w:hAnsi="Calibri" w:eastAsiaTheme="minorEastAsia"/>
      <w:b w:val="1"/>
      <w:color w:val="082a75" w:themeColor="text2"/>
      <w:sz w:val="28"/>
      <w:szCs w:val="22"/>
    </w:rPr>
  </w:style>
  <w:style w:type="paragraph" w:styleId="u1">
    <w:name w:val="heading 1"/>
    <w:basedOn w:val="Binhthng"/>
    <w:link w:val="u1Char"/>
    <w:uiPriority w:val="4"/>
    <w:qFormat w:val="1"/>
    <w:rsid w:val="00C86081"/>
    <w:pPr>
      <w:keepNext w:val="1"/>
      <w:spacing w:after="60" w:before="240"/>
      <w:outlineLvl w:val="0"/>
    </w:pPr>
    <w:rPr>
      <w:rFonts w:ascii="Arial" w:cs="Arial" w:hAnsi="Arial" w:eastAsiaTheme="majorEastAsia"/>
      <w:color w:val="061f57" w:themeColor="text2" w:themeShade="0000BF"/>
      <w:kern w:val="28"/>
      <w:sz w:val="52"/>
      <w:szCs w:val="32"/>
    </w:rPr>
  </w:style>
  <w:style w:type="paragraph" w:styleId="u2">
    <w:name w:val="heading 2"/>
    <w:basedOn w:val="Binhthng"/>
    <w:next w:val="Binhthng"/>
    <w:link w:val="u2Char"/>
    <w:uiPriority w:val="4"/>
    <w:qFormat w:val="1"/>
    <w:rsid w:val="00C86081"/>
    <w:pPr>
      <w:keepNext w:val="1"/>
      <w:spacing w:after="240" w:line="240" w:lineRule="auto"/>
      <w:outlineLvl w:val="1"/>
    </w:pPr>
    <w:rPr>
      <w:rFonts w:eastAsiaTheme="majorEastAsia"/>
      <w:b w:val="0"/>
      <w:sz w:val="36"/>
      <w:szCs w:val="26"/>
    </w:rPr>
  </w:style>
  <w:style w:type="paragraph" w:styleId="u3">
    <w:name w:val="heading 3"/>
    <w:basedOn w:val="Binhthng"/>
    <w:next w:val="Binhthng"/>
    <w:link w:val="u3Char"/>
    <w:uiPriority w:val="5"/>
    <w:semiHidden w:val="1"/>
    <w:unhideWhenUsed w:val="1"/>
    <w:qFormat w:val="1"/>
    <w:rsid w:val="00C86081"/>
    <w:pPr>
      <w:keepNext w:val="1"/>
      <w:keepLines w:val="1"/>
      <w:spacing w:before="40"/>
      <w:outlineLvl w:val="2"/>
    </w:pPr>
    <w:rPr>
      <w:rFonts w:ascii="Arial" w:cs="Arial" w:hAnsi="Arial" w:eastAsiaTheme="majorEastAsia"/>
      <w:color w:val="012639" w:themeColor="accent1" w:themeShade="00007F"/>
      <w:sz w:val="24"/>
      <w:szCs w:val="24"/>
    </w:rPr>
  </w:style>
  <w:style w:type="paragraph" w:styleId="u4">
    <w:name w:val="heading 4"/>
    <w:basedOn w:val="Binhthng"/>
    <w:next w:val="Binhthng"/>
    <w:link w:val="u4Char"/>
    <w:uiPriority w:val="1"/>
    <w:semiHidden w:val="1"/>
    <w:unhideWhenUsed w:val="1"/>
    <w:qFormat w:val="1"/>
    <w:rsid w:val="00C86081"/>
    <w:pPr>
      <w:keepNext w:val="1"/>
      <w:keepLines w:val="1"/>
      <w:spacing w:before="40"/>
      <w:outlineLvl w:val="3"/>
    </w:pPr>
    <w:rPr>
      <w:rFonts w:ascii="Arial" w:cs="Arial" w:hAnsi="Arial" w:eastAsiaTheme="majorEastAsia"/>
      <w:i w:val="1"/>
      <w:iCs w:val="1"/>
      <w:color w:val="013a57" w:themeColor="accent1" w:themeShade="0000BF"/>
    </w:rPr>
  </w:style>
  <w:style w:type="paragraph" w:styleId="u5">
    <w:name w:val="heading 5"/>
    <w:basedOn w:val="Binhthng"/>
    <w:next w:val="Binhthng"/>
    <w:link w:val="u5Char"/>
    <w:uiPriority w:val="1"/>
    <w:semiHidden w:val="1"/>
    <w:unhideWhenUsed w:val="1"/>
    <w:qFormat w:val="1"/>
    <w:rsid w:val="00C86081"/>
    <w:pPr>
      <w:keepNext w:val="1"/>
      <w:keepLines w:val="1"/>
      <w:spacing w:before="40"/>
      <w:outlineLvl w:val="4"/>
    </w:pPr>
    <w:rPr>
      <w:rFonts w:ascii="Arial" w:cs="Arial" w:hAnsi="Arial" w:eastAsiaTheme="majorEastAsia"/>
      <w:color w:val="013a57" w:themeColor="accent1" w:themeShade="0000BF"/>
    </w:rPr>
  </w:style>
  <w:style w:type="paragraph" w:styleId="u6">
    <w:name w:val="heading 6"/>
    <w:basedOn w:val="Binhthng"/>
    <w:next w:val="Binhthng"/>
    <w:link w:val="u6Char"/>
    <w:uiPriority w:val="1"/>
    <w:semiHidden w:val="1"/>
    <w:unhideWhenUsed w:val="1"/>
    <w:qFormat w:val="1"/>
    <w:rsid w:val="00C86081"/>
    <w:pPr>
      <w:keepNext w:val="1"/>
      <w:keepLines w:val="1"/>
      <w:spacing w:before="40"/>
      <w:outlineLvl w:val="5"/>
    </w:pPr>
    <w:rPr>
      <w:rFonts w:ascii="Arial" w:cs="Arial" w:hAnsi="Arial" w:eastAsiaTheme="majorEastAsia"/>
      <w:color w:val="012639" w:themeColor="accent1" w:themeShade="00007F"/>
    </w:rPr>
  </w:style>
  <w:style w:type="paragraph" w:styleId="u7">
    <w:name w:val="heading 7"/>
    <w:basedOn w:val="Binhthng"/>
    <w:next w:val="Binhthng"/>
    <w:link w:val="u7Char"/>
    <w:uiPriority w:val="1"/>
    <w:semiHidden w:val="1"/>
    <w:unhideWhenUsed w:val="1"/>
    <w:qFormat w:val="1"/>
    <w:rsid w:val="00C86081"/>
    <w:pPr>
      <w:keepNext w:val="1"/>
      <w:keepLines w:val="1"/>
      <w:spacing w:before="40"/>
      <w:outlineLvl w:val="6"/>
    </w:pPr>
    <w:rPr>
      <w:rFonts w:ascii="Arial" w:cs="Arial" w:hAnsi="Arial" w:eastAsiaTheme="majorEastAsia"/>
      <w:i w:val="1"/>
      <w:iCs w:val="1"/>
      <w:color w:val="012639" w:themeColor="accent1" w:themeShade="00007F"/>
    </w:rPr>
  </w:style>
  <w:style w:type="paragraph" w:styleId="u8">
    <w:name w:val="heading 8"/>
    <w:basedOn w:val="Binhthng"/>
    <w:next w:val="Binhthng"/>
    <w:link w:val="u8Char"/>
    <w:uiPriority w:val="1"/>
    <w:semiHidden w:val="1"/>
    <w:unhideWhenUsed w:val="1"/>
    <w:qFormat w:val="1"/>
    <w:rsid w:val="00C86081"/>
    <w:pPr>
      <w:keepNext w:val="1"/>
      <w:keepLines w:val="1"/>
      <w:spacing w:before="40"/>
      <w:outlineLvl w:val="7"/>
    </w:pPr>
    <w:rPr>
      <w:rFonts w:ascii="Arial" w:cs="Arial" w:hAnsi="Arial" w:eastAsiaTheme="majorEastAsia"/>
      <w:color w:val="221d5d" w:themeColor="text1" w:themeTint="0000D8"/>
      <w:sz w:val="21"/>
      <w:szCs w:val="21"/>
    </w:rPr>
  </w:style>
  <w:style w:type="paragraph" w:styleId="u9">
    <w:name w:val="heading 9"/>
    <w:basedOn w:val="Binhthng"/>
    <w:next w:val="Binhthng"/>
    <w:link w:val="u9Char"/>
    <w:uiPriority w:val="1"/>
    <w:semiHidden w:val="1"/>
    <w:unhideWhenUsed w:val="1"/>
    <w:qFormat w:val="1"/>
    <w:rsid w:val="00C86081"/>
    <w:pPr>
      <w:keepNext w:val="1"/>
      <w:keepLines w:val="1"/>
      <w:spacing w:before="40"/>
      <w:outlineLvl w:val="8"/>
    </w:pPr>
    <w:rPr>
      <w:rFonts w:ascii="Arial" w:cs="Arial" w:hAnsi="Arial" w:eastAsiaTheme="majorEastAsia"/>
      <w:i w:val="1"/>
      <w:iCs w:val="1"/>
      <w:color w:val="221d5d" w:themeColor="text1" w:themeTint="0000D8"/>
      <w:sz w:val="21"/>
      <w:szCs w:val="21"/>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Bongchuthich">
    <w:name w:val="Balloon Text"/>
    <w:basedOn w:val="Binhthng"/>
    <w:link w:val="BongchuthichChar"/>
    <w:uiPriority w:val="99"/>
    <w:semiHidden w:val="1"/>
    <w:unhideWhenUsed w:val="1"/>
    <w:rsid w:val="00C86081"/>
    <w:rPr>
      <w:rFonts w:ascii="Tahoma" w:cs="Tahoma" w:hAnsi="Tahoma"/>
      <w:sz w:val="16"/>
      <w:szCs w:val="16"/>
    </w:rPr>
  </w:style>
  <w:style w:type="character" w:styleId="BongchuthichChar" w:customStyle="1">
    <w:name w:val="Bóng chú thích Char"/>
    <w:basedOn w:val="Phngmcinhcuaoanvn"/>
    <w:link w:val="Bongchuthich"/>
    <w:uiPriority w:val="99"/>
    <w:semiHidden w:val="1"/>
    <w:rsid w:val="00C86081"/>
    <w:rPr>
      <w:rFonts w:ascii="Tahoma" w:cs="Tahoma" w:hAnsi="Tahoma" w:eastAsiaTheme="minorEastAsia"/>
      <w:b w:val="1"/>
      <w:color w:val="082a75" w:themeColor="text2"/>
      <w:sz w:val="16"/>
      <w:szCs w:val="16"/>
    </w:rPr>
  </w:style>
  <w:style w:type="paragraph" w:styleId="Tiu">
    <w:name w:val="Title"/>
    <w:basedOn w:val="Binhthng"/>
    <w:link w:val="TiuChar"/>
    <w:uiPriority w:val="1"/>
    <w:qFormat w:val="1"/>
    <w:rsid w:val="00C86081"/>
    <w:pPr>
      <w:spacing w:after="200" w:line="240" w:lineRule="auto"/>
    </w:pPr>
    <w:rPr>
      <w:rFonts w:ascii="Arial" w:cs="Arial" w:hAnsi="Arial" w:eastAsiaTheme="majorEastAsia"/>
      <w:bCs w:val="1"/>
      <w:sz w:val="72"/>
      <w:szCs w:val="52"/>
    </w:rPr>
  </w:style>
  <w:style w:type="character" w:styleId="TiuChar" w:customStyle="1">
    <w:name w:val="Tiêu đề Char"/>
    <w:basedOn w:val="Phngmcinhcuaoanvn"/>
    <w:link w:val="Tiu"/>
    <w:uiPriority w:val="1"/>
    <w:rsid w:val="00C86081"/>
    <w:rPr>
      <w:rFonts w:ascii="Arial" w:cs="Arial" w:hAnsi="Arial" w:eastAsiaTheme="majorEastAsia"/>
      <w:b w:val="1"/>
      <w:bCs w:val="1"/>
      <w:color w:val="082a75" w:themeColor="text2"/>
      <w:sz w:val="72"/>
      <w:szCs w:val="52"/>
    </w:rPr>
  </w:style>
  <w:style w:type="paragraph" w:styleId="Tiuphu">
    <w:name w:val="Subtitle"/>
    <w:basedOn w:val="Binhthng"/>
    <w:link w:val="TiuphuChar"/>
    <w:uiPriority w:val="2"/>
    <w:qFormat w:val="1"/>
    <w:rsid w:val="00C86081"/>
    <w:pPr>
      <w:framePr w:lines="0" w:hSpace="180" w:wrap="around" w:hAnchor="margin" w:vAnchor="text" w:y="1167"/>
    </w:pPr>
    <w:rPr>
      <w:b w:val="0"/>
      <w:caps w:val="1"/>
      <w:spacing w:val="20"/>
      <w:sz w:val="32"/>
    </w:rPr>
  </w:style>
  <w:style w:type="character" w:styleId="TiuphuChar" w:customStyle="1">
    <w:name w:val="Tiêu đề phụ Char"/>
    <w:basedOn w:val="Phngmcinhcuaoanvn"/>
    <w:link w:val="Tiuphu"/>
    <w:uiPriority w:val="2"/>
    <w:rsid w:val="00C86081"/>
    <w:rPr>
      <w:rFonts w:ascii="Calibri" w:cs="Calibri" w:hAnsi="Calibri" w:eastAsiaTheme="minorEastAsia"/>
      <w:caps w:val="1"/>
      <w:color w:val="082a75" w:themeColor="text2"/>
      <w:spacing w:val="20"/>
      <w:sz w:val="32"/>
      <w:szCs w:val="22"/>
    </w:rPr>
  </w:style>
  <w:style w:type="character" w:styleId="u1Char" w:customStyle="1">
    <w:name w:val="Đầu đề 1 Char"/>
    <w:basedOn w:val="Phngmcinhcuaoanvn"/>
    <w:link w:val="u1"/>
    <w:uiPriority w:val="4"/>
    <w:rsid w:val="00C86081"/>
    <w:rPr>
      <w:rFonts w:ascii="Arial" w:cs="Arial" w:hAnsi="Arial" w:eastAsiaTheme="majorEastAsia"/>
      <w:b w:val="1"/>
      <w:color w:val="061f57" w:themeColor="text2" w:themeShade="0000BF"/>
      <w:kern w:val="28"/>
      <w:sz w:val="52"/>
      <w:szCs w:val="32"/>
    </w:rPr>
  </w:style>
  <w:style w:type="paragraph" w:styleId="utrang">
    <w:name w:val="header"/>
    <w:basedOn w:val="Binhthng"/>
    <w:link w:val="utrangChar"/>
    <w:uiPriority w:val="8"/>
    <w:unhideWhenUsed w:val="1"/>
    <w:rsid w:val="00C86081"/>
  </w:style>
  <w:style w:type="character" w:styleId="utrangChar" w:customStyle="1">
    <w:name w:val="Đầu trang Char"/>
    <w:basedOn w:val="Phngmcinhcuaoanvn"/>
    <w:link w:val="utrang"/>
    <w:uiPriority w:val="8"/>
    <w:rsid w:val="00C86081"/>
    <w:rPr>
      <w:rFonts w:ascii="Calibri" w:cs="Calibri" w:hAnsi="Calibri" w:eastAsiaTheme="minorEastAsia"/>
      <w:b w:val="1"/>
      <w:color w:val="082a75" w:themeColor="text2"/>
      <w:sz w:val="28"/>
      <w:szCs w:val="22"/>
    </w:rPr>
  </w:style>
  <w:style w:type="paragraph" w:styleId="Chntrang">
    <w:name w:val="footer"/>
    <w:basedOn w:val="Binhthng"/>
    <w:link w:val="ChntrangChar"/>
    <w:uiPriority w:val="99"/>
    <w:unhideWhenUsed w:val="1"/>
    <w:rsid w:val="00C86081"/>
  </w:style>
  <w:style w:type="character" w:styleId="ChntrangChar" w:customStyle="1">
    <w:name w:val="Chân trang Char"/>
    <w:basedOn w:val="Phngmcinhcuaoanvn"/>
    <w:link w:val="Chntrang"/>
    <w:uiPriority w:val="99"/>
    <w:rsid w:val="00C86081"/>
    <w:rPr>
      <w:rFonts w:ascii="Calibri" w:cs="Calibri" w:hAnsi="Calibri" w:eastAsiaTheme="minorEastAsia"/>
      <w:b w:val="1"/>
      <w:color w:val="082a75" w:themeColor="text2"/>
      <w:sz w:val="28"/>
      <w:szCs w:val="22"/>
    </w:rPr>
  </w:style>
  <w:style w:type="paragraph" w:styleId="Tn" w:customStyle="1">
    <w:name w:val="Tên"/>
    <w:basedOn w:val="Binhthng"/>
    <w:uiPriority w:val="3"/>
    <w:qFormat w:val="1"/>
    <w:rsid w:val="00C86081"/>
    <w:pPr>
      <w:spacing w:line="240" w:lineRule="auto"/>
      <w:jc w:val="right"/>
    </w:pPr>
  </w:style>
  <w:style w:type="character" w:styleId="u2Char" w:customStyle="1">
    <w:name w:val="Đầu đề 2 Char"/>
    <w:basedOn w:val="Phngmcinhcuaoanvn"/>
    <w:link w:val="u2"/>
    <w:uiPriority w:val="4"/>
    <w:rsid w:val="00C86081"/>
    <w:rPr>
      <w:rFonts w:ascii="Calibri" w:cs="Calibri" w:hAnsi="Calibri" w:eastAsiaTheme="majorEastAsia"/>
      <w:color w:val="082a75" w:themeColor="text2"/>
      <w:sz w:val="36"/>
      <w:szCs w:val="26"/>
    </w:rPr>
  </w:style>
  <w:style w:type="table" w:styleId="LiBang">
    <w:name w:val="Table Grid"/>
    <w:basedOn w:val="BangThngthng"/>
    <w:uiPriority w:val="1"/>
    <w:rsid w:val="00C860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VnbanChdanhsn">
    <w:name w:val="Placeholder Text"/>
    <w:basedOn w:val="Phngmcinhcuaoanvn"/>
    <w:uiPriority w:val="99"/>
    <w:unhideWhenUsed w:val="1"/>
    <w:rsid w:val="00C86081"/>
    <w:rPr>
      <w:rFonts w:ascii="Calibri" w:cs="Calibri" w:hAnsi="Calibri"/>
      <w:color w:val="808080"/>
    </w:rPr>
  </w:style>
  <w:style w:type="paragraph" w:styleId="Nidung" w:customStyle="1">
    <w:name w:val="Nội dung"/>
    <w:basedOn w:val="Binhthng"/>
    <w:link w:val="Ktnidung"/>
    <w:qFormat w:val="1"/>
    <w:rsid w:val="00C86081"/>
    <w:rPr>
      <w:b w:val="0"/>
    </w:rPr>
  </w:style>
  <w:style w:type="paragraph" w:styleId="Vnbnnhnmnh" w:customStyle="1">
    <w:name w:val="Văn bản nhấn mạnh"/>
    <w:basedOn w:val="Binhthng"/>
    <w:link w:val="Ktvnbnnhnmnh"/>
    <w:qFormat w:val="1"/>
    <w:rsid w:val="00C86081"/>
  </w:style>
  <w:style w:type="character" w:styleId="Ktnidung" w:customStyle="1">
    <w:name w:val="Ký tự nội dung"/>
    <w:basedOn w:val="Phngmcinhcuaoanvn"/>
    <w:link w:val="Nidung"/>
    <w:rsid w:val="00C86081"/>
    <w:rPr>
      <w:rFonts w:ascii="Calibri" w:cs="Calibri" w:hAnsi="Calibri" w:eastAsiaTheme="minorEastAsia"/>
      <w:color w:val="082a75" w:themeColor="text2"/>
      <w:sz w:val="28"/>
      <w:szCs w:val="22"/>
    </w:rPr>
  </w:style>
  <w:style w:type="character" w:styleId="Ktvnbnnhnmnh" w:customStyle="1">
    <w:name w:val="Ký tự văn bản nhấn mạnh"/>
    <w:basedOn w:val="Phngmcinhcuaoanvn"/>
    <w:link w:val="Vnbnnhnmnh"/>
    <w:rsid w:val="00C86081"/>
    <w:rPr>
      <w:rFonts w:ascii="Calibri" w:cs="Calibri" w:hAnsi="Calibri" w:eastAsiaTheme="minorEastAsia"/>
      <w:b w:val="1"/>
      <w:color w:val="082a75" w:themeColor="text2"/>
      <w:sz w:val="28"/>
      <w:szCs w:val="22"/>
    </w:rPr>
  </w:style>
  <w:style w:type="character" w:styleId="cp">
    <w:name w:val="Mention"/>
    <w:basedOn w:val="Phngmcinhcuaoanvn"/>
    <w:uiPriority w:val="99"/>
    <w:semiHidden w:val="1"/>
    <w:unhideWhenUsed w:val="1"/>
    <w:rsid w:val="00C86081"/>
    <w:rPr>
      <w:rFonts w:ascii="Calibri" w:cs="Calibri" w:hAnsi="Calibri"/>
      <w:color w:val="2b579a"/>
      <w:shd w:color="auto" w:fill="e1dfdd" w:val="clear"/>
    </w:rPr>
  </w:style>
  <w:style w:type="numbering" w:styleId="111111">
    <w:name w:val="Outline List 2"/>
    <w:basedOn w:val="Khngco"/>
    <w:uiPriority w:val="99"/>
    <w:semiHidden w:val="1"/>
    <w:unhideWhenUsed w:val="1"/>
    <w:rsid w:val="00C86081"/>
    <w:pPr>
      <w:numPr>
        <w:numId w:val="1"/>
      </w:numPr>
    </w:pPr>
  </w:style>
  <w:style w:type="numbering" w:styleId="1ai">
    <w:name w:val="Outline List 1"/>
    <w:basedOn w:val="Khngco"/>
    <w:uiPriority w:val="99"/>
    <w:semiHidden w:val="1"/>
    <w:unhideWhenUsed w:val="1"/>
    <w:rsid w:val="00C86081"/>
    <w:pPr>
      <w:numPr>
        <w:numId w:val="2"/>
      </w:numPr>
    </w:pPr>
  </w:style>
  <w:style w:type="character" w:styleId="MaHTML">
    <w:name w:val="HTML Code"/>
    <w:basedOn w:val="Phngmcinhcuaoanvn"/>
    <w:uiPriority w:val="99"/>
    <w:semiHidden w:val="1"/>
    <w:unhideWhenUsed w:val="1"/>
    <w:rsid w:val="00C86081"/>
    <w:rPr>
      <w:rFonts w:ascii="Consolas" w:cs="Calibri" w:hAnsi="Consolas"/>
      <w:sz w:val="20"/>
      <w:szCs w:val="20"/>
    </w:rPr>
  </w:style>
  <w:style w:type="character" w:styleId="BinHTML">
    <w:name w:val="HTML Variable"/>
    <w:basedOn w:val="Phngmcinhcuaoanvn"/>
    <w:uiPriority w:val="99"/>
    <w:semiHidden w:val="1"/>
    <w:unhideWhenUsed w:val="1"/>
    <w:rsid w:val="00C86081"/>
    <w:rPr>
      <w:rFonts w:ascii="Calibri" w:cs="Calibri" w:hAnsi="Calibri"/>
      <w:i w:val="1"/>
      <w:iCs w:val="1"/>
    </w:rPr>
  </w:style>
  <w:style w:type="paragraph" w:styleId="iachiHTML">
    <w:name w:val="HTML Address"/>
    <w:basedOn w:val="Binhthng"/>
    <w:link w:val="iachiHTMLChar"/>
    <w:uiPriority w:val="99"/>
    <w:semiHidden w:val="1"/>
    <w:unhideWhenUsed w:val="1"/>
    <w:rsid w:val="00C86081"/>
    <w:pPr>
      <w:spacing w:line="240" w:lineRule="auto"/>
    </w:pPr>
    <w:rPr>
      <w:i w:val="1"/>
      <w:iCs w:val="1"/>
    </w:rPr>
  </w:style>
  <w:style w:type="character" w:styleId="iachiHTMLChar" w:customStyle="1">
    <w:name w:val="Địa chỉ HTML Char"/>
    <w:basedOn w:val="Phngmcinhcuaoanvn"/>
    <w:link w:val="iachiHTML"/>
    <w:uiPriority w:val="99"/>
    <w:semiHidden w:val="1"/>
    <w:rsid w:val="00C86081"/>
    <w:rPr>
      <w:rFonts w:ascii="Calibri" w:cs="Calibri" w:hAnsi="Calibri" w:eastAsiaTheme="minorEastAsia"/>
      <w:b w:val="1"/>
      <w:i w:val="1"/>
      <w:iCs w:val="1"/>
      <w:color w:val="082a75" w:themeColor="text2"/>
      <w:sz w:val="28"/>
      <w:szCs w:val="22"/>
    </w:rPr>
  </w:style>
  <w:style w:type="character" w:styleId="inhnghiaHTML">
    <w:name w:val="HTML Definition"/>
    <w:basedOn w:val="Phngmcinhcuaoanvn"/>
    <w:uiPriority w:val="99"/>
    <w:semiHidden w:val="1"/>
    <w:unhideWhenUsed w:val="1"/>
    <w:rsid w:val="00C86081"/>
    <w:rPr>
      <w:rFonts w:ascii="Calibri" w:cs="Calibri" w:hAnsi="Calibri"/>
      <w:i w:val="1"/>
      <w:iCs w:val="1"/>
    </w:rPr>
  </w:style>
  <w:style w:type="character" w:styleId="VindnHTML">
    <w:name w:val="HTML Cite"/>
    <w:basedOn w:val="Phngmcinhcuaoanvn"/>
    <w:uiPriority w:val="99"/>
    <w:semiHidden w:val="1"/>
    <w:unhideWhenUsed w:val="1"/>
    <w:rsid w:val="00C86081"/>
    <w:rPr>
      <w:rFonts w:ascii="Calibri" w:cs="Calibri" w:hAnsi="Calibri"/>
      <w:i w:val="1"/>
      <w:iCs w:val="1"/>
    </w:rPr>
  </w:style>
  <w:style w:type="character" w:styleId="MaychHTML">
    <w:name w:val="HTML Typewriter"/>
    <w:basedOn w:val="Phngmcinhcuaoanvn"/>
    <w:uiPriority w:val="99"/>
    <w:semiHidden w:val="1"/>
    <w:unhideWhenUsed w:val="1"/>
    <w:rsid w:val="00C86081"/>
    <w:rPr>
      <w:rFonts w:ascii="Consolas" w:cs="Calibri" w:hAnsi="Consolas"/>
      <w:sz w:val="20"/>
      <w:szCs w:val="20"/>
    </w:rPr>
  </w:style>
  <w:style w:type="character" w:styleId="MuHTML">
    <w:name w:val="HTML Sample"/>
    <w:basedOn w:val="Phngmcinhcuaoanvn"/>
    <w:uiPriority w:val="99"/>
    <w:semiHidden w:val="1"/>
    <w:unhideWhenUsed w:val="1"/>
    <w:rsid w:val="00C86081"/>
    <w:rPr>
      <w:rFonts w:ascii="Consolas" w:cs="Calibri" w:hAnsi="Consolas"/>
      <w:sz w:val="24"/>
      <w:szCs w:val="24"/>
    </w:rPr>
  </w:style>
  <w:style w:type="character" w:styleId="TvitttHTML">
    <w:name w:val="HTML Acronym"/>
    <w:basedOn w:val="Phngmcinhcuaoanvn"/>
    <w:uiPriority w:val="99"/>
    <w:semiHidden w:val="1"/>
    <w:unhideWhenUsed w:val="1"/>
    <w:rsid w:val="00C86081"/>
    <w:rPr>
      <w:rFonts w:ascii="Calibri" w:cs="Calibri" w:hAnsi="Calibri"/>
    </w:rPr>
  </w:style>
  <w:style w:type="character" w:styleId="BanphimHTML">
    <w:name w:val="HTML Keyboard"/>
    <w:basedOn w:val="Phngmcinhcuaoanvn"/>
    <w:uiPriority w:val="99"/>
    <w:semiHidden w:val="1"/>
    <w:unhideWhenUsed w:val="1"/>
    <w:rsid w:val="00C86081"/>
    <w:rPr>
      <w:rFonts w:ascii="Consolas" w:cs="Calibri" w:hAnsi="Consolas"/>
      <w:sz w:val="20"/>
      <w:szCs w:val="20"/>
    </w:rPr>
  </w:style>
  <w:style w:type="paragraph" w:styleId="HTMLinhdangtrc">
    <w:name w:val="HTML Preformatted"/>
    <w:basedOn w:val="Binhthng"/>
    <w:link w:val="HTMLinhdangtrcChar"/>
    <w:uiPriority w:val="99"/>
    <w:semiHidden w:val="1"/>
    <w:unhideWhenUsed w:val="1"/>
    <w:rsid w:val="00C86081"/>
    <w:pPr>
      <w:spacing w:line="240" w:lineRule="auto"/>
    </w:pPr>
    <w:rPr>
      <w:rFonts w:ascii="Consolas" w:hAnsi="Consolas"/>
      <w:sz w:val="20"/>
      <w:szCs w:val="20"/>
    </w:rPr>
  </w:style>
  <w:style w:type="character" w:styleId="HTMLinhdangtrcChar" w:customStyle="1">
    <w:name w:val="HTML Định dạng trước Char"/>
    <w:basedOn w:val="Phngmcinhcuaoanvn"/>
    <w:link w:val="HTMLinhdangtrc"/>
    <w:uiPriority w:val="99"/>
    <w:semiHidden w:val="1"/>
    <w:rsid w:val="00C86081"/>
    <w:rPr>
      <w:rFonts w:ascii="Consolas" w:cs="Calibri" w:hAnsi="Consolas" w:eastAsiaTheme="minorEastAsia"/>
      <w:b w:val="1"/>
      <w:color w:val="082a75" w:themeColor="text2"/>
      <w:sz w:val="20"/>
      <w:szCs w:val="20"/>
    </w:rPr>
  </w:style>
  <w:style w:type="paragraph" w:styleId="Mucluc1">
    <w:name w:val="toc 1"/>
    <w:basedOn w:val="Binhthng"/>
    <w:next w:val="Binhthng"/>
    <w:autoRedefine w:val="1"/>
    <w:uiPriority w:val="99"/>
    <w:semiHidden w:val="1"/>
    <w:unhideWhenUsed w:val="1"/>
    <w:rsid w:val="00C86081"/>
    <w:pPr>
      <w:spacing w:after="100"/>
    </w:pPr>
  </w:style>
  <w:style w:type="paragraph" w:styleId="Mucluc2">
    <w:name w:val="toc 2"/>
    <w:basedOn w:val="Binhthng"/>
    <w:next w:val="Binhthng"/>
    <w:autoRedefine w:val="1"/>
    <w:uiPriority w:val="99"/>
    <w:semiHidden w:val="1"/>
    <w:unhideWhenUsed w:val="1"/>
    <w:rsid w:val="00C86081"/>
    <w:pPr>
      <w:spacing w:after="100"/>
      <w:ind w:left="280"/>
    </w:pPr>
  </w:style>
  <w:style w:type="paragraph" w:styleId="Mucluc3">
    <w:name w:val="toc 3"/>
    <w:basedOn w:val="Binhthng"/>
    <w:next w:val="Binhthng"/>
    <w:autoRedefine w:val="1"/>
    <w:uiPriority w:val="99"/>
    <w:semiHidden w:val="1"/>
    <w:unhideWhenUsed w:val="1"/>
    <w:rsid w:val="00C86081"/>
    <w:pPr>
      <w:spacing w:after="100"/>
      <w:ind w:left="560"/>
    </w:pPr>
  </w:style>
  <w:style w:type="paragraph" w:styleId="Mucluc4">
    <w:name w:val="toc 4"/>
    <w:basedOn w:val="Binhthng"/>
    <w:next w:val="Binhthng"/>
    <w:autoRedefine w:val="1"/>
    <w:uiPriority w:val="99"/>
    <w:semiHidden w:val="1"/>
    <w:unhideWhenUsed w:val="1"/>
    <w:rsid w:val="00C86081"/>
    <w:pPr>
      <w:spacing w:after="100"/>
      <w:ind w:left="840"/>
    </w:pPr>
  </w:style>
  <w:style w:type="paragraph" w:styleId="Mucluc5">
    <w:name w:val="toc 5"/>
    <w:basedOn w:val="Binhthng"/>
    <w:next w:val="Binhthng"/>
    <w:autoRedefine w:val="1"/>
    <w:uiPriority w:val="99"/>
    <w:semiHidden w:val="1"/>
    <w:unhideWhenUsed w:val="1"/>
    <w:rsid w:val="00C86081"/>
    <w:pPr>
      <w:spacing w:after="100"/>
      <w:ind w:left="1120"/>
    </w:pPr>
  </w:style>
  <w:style w:type="paragraph" w:styleId="Mucluc6">
    <w:name w:val="toc 6"/>
    <w:basedOn w:val="Binhthng"/>
    <w:next w:val="Binhthng"/>
    <w:autoRedefine w:val="1"/>
    <w:uiPriority w:val="99"/>
    <w:semiHidden w:val="1"/>
    <w:unhideWhenUsed w:val="1"/>
    <w:rsid w:val="00C86081"/>
    <w:pPr>
      <w:spacing w:after="100"/>
      <w:ind w:left="1400"/>
    </w:pPr>
  </w:style>
  <w:style w:type="paragraph" w:styleId="Mucluc7">
    <w:name w:val="toc 7"/>
    <w:basedOn w:val="Binhthng"/>
    <w:next w:val="Binhthng"/>
    <w:autoRedefine w:val="1"/>
    <w:uiPriority w:val="99"/>
    <w:semiHidden w:val="1"/>
    <w:unhideWhenUsed w:val="1"/>
    <w:rsid w:val="00C86081"/>
    <w:pPr>
      <w:spacing w:after="100"/>
      <w:ind w:left="1680"/>
    </w:pPr>
  </w:style>
  <w:style w:type="paragraph" w:styleId="Mucluc8">
    <w:name w:val="toc 8"/>
    <w:basedOn w:val="Binhthng"/>
    <w:next w:val="Binhthng"/>
    <w:autoRedefine w:val="1"/>
    <w:uiPriority w:val="99"/>
    <w:semiHidden w:val="1"/>
    <w:unhideWhenUsed w:val="1"/>
    <w:rsid w:val="00C86081"/>
    <w:pPr>
      <w:spacing w:after="100"/>
      <w:ind w:left="1960"/>
    </w:pPr>
  </w:style>
  <w:style w:type="paragraph" w:styleId="Mucluc9">
    <w:name w:val="toc 9"/>
    <w:basedOn w:val="Binhthng"/>
    <w:next w:val="Binhthng"/>
    <w:autoRedefine w:val="1"/>
    <w:uiPriority w:val="99"/>
    <w:semiHidden w:val="1"/>
    <w:unhideWhenUsed w:val="1"/>
    <w:rsid w:val="00C86081"/>
    <w:pPr>
      <w:spacing w:after="100"/>
      <w:ind w:left="2240"/>
    </w:pPr>
  </w:style>
  <w:style w:type="paragraph" w:styleId="uMucluc">
    <w:name w:val="TOC Heading"/>
    <w:basedOn w:val="u1"/>
    <w:next w:val="Binhthng"/>
    <w:uiPriority w:val="39"/>
    <w:semiHidden w:val="1"/>
    <w:unhideWhenUsed w:val="1"/>
    <w:qFormat w:val="1"/>
    <w:rsid w:val="00C86081"/>
    <w:pPr>
      <w:keepLines w:val="1"/>
      <w:spacing w:after="0"/>
      <w:outlineLvl w:val="9"/>
    </w:pPr>
    <w:rPr>
      <w:color w:val="013a57" w:themeColor="accent1" w:themeShade="0000BF"/>
      <w:kern w:val="0"/>
      <w:sz w:val="32"/>
    </w:rPr>
  </w:style>
  <w:style w:type="character" w:styleId="ThamchiuTinht">
    <w:name w:val="Subtle Reference"/>
    <w:basedOn w:val="Phngmcinhcuaoanvn"/>
    <w:uiPriority w:val="31"/>
    <w:semiHidden w:val="1"/>
    <w:unhideWhenUsed w:val="1"/>
    <w:qFormat w:val="1"/>
    <w:rsid w:val="00C86081"/>
    <w:rPr>
      <w:rFonts w:ascii="Calibri" w:cs="Calibri" w:hAnsi="Calibri"/>
      <w:smallCaps w:val="1"/>
      <w:color w:val="3b33a2" w:themeColor="text1" w:themeTint="0000A5"/>
    </w:rPr>
  </w:style>
  <w:style w:type="character" w:styleId="NhnmanhTinht">
    <w:name w:val="Subtle Emphasis"/>
    <w:basedOn w:val="Phngmcinhcuaoanvn"/>
    <w:uiPriority w:val="19"/>
    <w:semiHidden w:val="1"/>
    <w:unhideWhenUsed w:val="1"/>
    <w:qFormat w:val="1"/>
    <w:rsid w:val="00C86081"/>
    <w:rPr>
      <w:rFonts w:ascii="Calibri" w:cs="Calibri" w:hAnsi="Calibri"/>
      <w:i w:val="1"/>
      <w:iCs w:val="1"/>
      <w:color w:val="2e287f" w:themeColor="text1" w:themeTint="0000BF"/>
    </w:rPr>
  </w:style>
  <w:style w:type="table" w:styleId="BangChuynnghip">
    <w:name w:val="Table Professional"/>
    <w:basedOn w:val="BangThngthng"/>
    <w:uiPriority w:val="99"/>
    <w:semiHidden w:val="1"/>
    <w:unhideWhenUsed w:val="1"/>
    <w:rsid w:val="00C86081"/>
    <w:pPr>
      <w:spacing w:after="0"/>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DanhsachVa1">
    <w:name w:val="Medium List 1"/>
    <w:basedOn w:val="BangThngthng"/>
    <w:uiPriority w:val="99"/>
    <w:semiHidden w:val="1"/>
    <w:unhideWhenUsed w:val="1"/>
    <w:rsid w:val="00C86081"/>
    <w:pPr>
      <w:spacing w:after="0" w:line="240" w:lineRule="auto"/>
    </w:pPr>
    <w:rPr>
      <w:color w:val="0f0d29" w:themeColor="text1"/>
    </w:rPr>
    <w:tblPr>
      <w:tblStyleRowBandSize w:val="1"/>
      <w:tblStyleColBandSize w:val="1"/>
      <w:tblBorders>
        <w:top w:color="0f0d29" w:space="0" w:sz="8" w:themeColor="text1" w:val="single"/>
        <w:bottom w:color="0f0d29" w:space="0" w:sz="8" w:themeColor="text1" w:val="single"/>
      </w:tblBorders>
    </w:tblPr>
    <w:tblStylePr w:type="firstRow">
      <w:rPr>
        <w:rFonts w:asciiTheme="majorHAnsi" w:cstheme="majorBidi" w:eastAsiaTheme="majorEastAsia" w:hAnsiTheme="majorHAnsi"/>
      </w:rPr>
      <w:tblPr/>
      <w:tcPr>
        <w:tcBorders>
          <w:top w:space="0" w:sz="0" w:val="nil"/>
          <w:bottom w:color="0f0d29" w:space="0" w:sz="8" w:themeColor="text1" w:val="single"/>
        </w:tcBorders>
      </w:tcPr>
    </w:tblStylePr>
    <w:tblStylePr w:type="lastRow">
      <w:rPr>
        <w:b w:val="1"/>
        <w:bCs w:val="1"/>
        <w:color w:val="082a75" w:themeColor="text2"/>
      </w:rPr>
      <w:tblPr/>
      <w:tcPr>
        <w:tcBorders>
          <w:top w:color="0f0d29" w:space="0" w:sz="8" w:themeColor="text1" w:val="single"/>
          <w:bottom w:color="0f0d29" w:space="0" w:sz="8" w:themeColor="text1" w:val="single"/>
        </w:tcBorders>
      </w:tcPr>
    </w:tblStylePr>
    <w:tblStylePr w:type="firstCol">
      <w:rPr>
        <w:b w:val="1"/>
        <w:bCs w:val="1"/>
      </w:rPr>
    </w:tblStylePr>
    <w:tblStylePr w:type="lastCol">
      <w:rPr>
        <w:b w:val="1"/>
        <w:bCs w:val="1"/>
      </w:rPr>
      <w:tblPr/>
      <w:tcPr>
        <w:tcBorders>
          <w:top w:color="0f0d29" w:space="0" w:sz="8" w:themeColor="text1" w:val="single"/>
          <w:bottom w:color="0f0d29" w:space="0" w:sz="8" w:themeColor="text1" w:val="single"/>
        </w:tcBorders>
      </w:tcPr>
    </w:tblStylePr>
    <w:tblStylePr w:type="band1Vert">
      <w:tblPr/>
      <w:tcPr>
        <w:shd w:color="auto" w:fill="ada9e4" w:themeFill="text1" w:themeFillTint="00003F" w:val="clear"/>
      </w:tcPr>
    </w:tblStylePr>
    <w:tblStylePr w:type="band1Horz">
      <w:tblPr/>
      <w:tcPr>
        <w:shd w:color="auto" w:fill="ada9e4" w:themeFill="text1" w:themeFillTint="00003F" w:val="clear"/>
      </w:tcPr>
    </w:tblStylePr>
  </w:style>
  <w:style w:type="table" w:styleId="DanhsachVa1-Nhnmanh1">
    <w:name w:val="Medium List 1 Accent 1"/>
    <w:basedOn w:val="BangThngthng"/>
    <w:uiPriority w:val="99"/>
    <w:semiHidden w:val="1"/>
    <w:unhideWhenUsed w:val="1"/>
    <w:rsid w:val="00C86081"/>
    <w:pPr>
      <w:spacing w:after="0" w:line="240" w:lineRule="auto"/>
    </w:pPr>
    <w:rPr>
      <w:color w:val="0f0d29" w:themeColor="text1"/>
    </w:rPr>
    <w:tblPr>
      <w:tblStyleRowBandSize w:val="1"/>
      <w:tblStyleColBandSize w:val="1"/>
      <w:tblBorders>
        <w:top w:color="024f75" w:space="0" w:sz="8" w:themeColor="accent1" w:val="single"/>
        <w:bottom w:color="024f75" w:space="0" w:sz="8" w:themeColor="accent1" w:val="single"/>
      </w:tblBorders>
    </w:tblPr>
    <w:tblStylePr w:type="firstRow">
      <w:rPr>
        <w:rFonts w:asciiTheme="majorHAnsi" w:cstheme="majorBidi" w:eastAsiaTheme="majorEastAsia" w:hAnsiTheme="majorHAnsi"/>
      </w:rPr>
      <w:tblPr/>
      <w:tcPr>
        <w:tcBorders>
          <w:top w:space="0" w:sz="0" w:val="nil"/>
          <w:bottom w:color="024f75" w:space="0" w:sz="8" w:themeColor="accent1" w:val="single"/>
        </w:tcBorders>
      </w:tcPr>
    </w:tblStylePr>
    <w:tblStylePr w:type="lastRow">
      <w:rPr>
        <w:b w:val="1"/>
        <w:bCs w:val="1"/>
        <w:color w:val="082a75" w:themeColor="text2"/>
      </w:rPr>
      <w:tblPr/>
      <w:tcPr>
        <w:tcBorders>
          <w:top w:color="024f75" w:space="0" w:sz="8" w:themeColor="accent1" w:val="single"/>
          <w:bottom w:color="024f75" w:space="0" w:sz="8" w:themeColor="accent1" w:val="single"/>
        </w:tcBorders>
      </w:tcPr>
    </w:tblStylePr>
    <w:tblStylePr w:type="firstCol">
      <w:rPr>
        <w:b w:val="1"/>
        <w:bCs w:val="1"/>
      </w:rPr>
    </w:tblStylePr>
    <w:tblStylePr w:type="lastCol">
      <w:rPr>
        <w:b w:val="1"/>
        <w:bCs w:val="1"/>
      </w:rPr>
      <w:tblPr/>
      <w:tcPr>
        <w:tcBorders>
          <w:top w:color="024f75" w:space="0" w:sz="8" w:themeColor="accent1" w:val="single"/>
          <w:bottom w:color="024f75" w:space="0" w:sz="8" w:themeColor="accent1" w:val="single"/>
        </w:tcBorders>
      </w:tcPr>
    </w:tblStylePr>
    <w:tblStylePr w:type="band1Vert">
      <w:tblPr/>
      <w:tcPr>
        <w:shd w:color="auto" w:fill="9fdefd" w:themeFill="accent1" w:themeFillTint="00003F" w:val="clear"/>
      </w:tcPr>
    </w:tblStylePr>
    <w:tblStylePr w:type="band1Horz">
      <w:tblPr/>
      <w:tcPr>
        <w:shd w:color="auto" w:fill="9fdefd" w:themeFill="accent1" w:themeFillTint="00003F" w:val="clear"/>
      </w:tcPr>
    </w:tblStylePr>
  </w:style>
  <w:style w:type="table" w:styleId="DanhsachVa1-Nhnmanh2">
    <w:name w:val="Medium List 1 Accent 2"/>
    <w:basedOn w:val="BangThngthng"/>
    <w:uiPriority w:val="65"/>
    <w:semiHidden w:val="1"/>
    <w:unhideWhenUsed w:val="1"/>
    <w:rsid w:val="00C86081"/>
    <w:pPr>
      <w:spacing w:after="0" w:line="240" w:lineRule="auto"/>
    </w:pPr>
    <w:rPr>
      <w:color w:val="0f0d29" w:themeColor="text1"/>
    </w:rPr>
    <w:tblPr>
      <w:tblStyleRowBandSize w:val="1"/>
      <w:tblStyleColBandSize w:val="1"/>
      <w:tblBorders>
        <w:top w:color="3592cf" w:space="0" w:sz="8" w:themeColor="accent2" w:val="single"/>
        <w:bottom w:color="3592cf" w:space="0" w:sz="8" w:themeColor="accent2" w:val="single"/>
      </w:tblBorders>
    </w:tblPr>
    <w:tblStylePr w:type="firstRow">
      <w:rPr>
        <w:rFonts w:asciiTheme="majorHAnsi" w:cstheme="majorBidi" w:eastAsiaTheme="majorEastAsia" w:hAnsiTheme="majorHAnsi"/>
      </w:rPr>
      <w:tblPr/>
      <w:tcPr>
        <w:tcBorders>
          <w:top w:space="0" w:sz="0" w:val="nil"/>
          <w:bottom w:color="3592cf" w:space="0" w:sz="8" w:themeColor="accent2" w:val="single"/>
        </w:tcBorders>
      </w:tcPr>
    </w:tblStylePr>
    <w:tblStylePr w:type="lastRow">
      <w:rPr>
        <w:b w:val="1"/>
        <w:bCs w:val="1"/>
        <w:color w:val="082a75" w:themeColor="text2"/>
      </w:rPr>
      <w:tblPr/>
      <w:tcPr>
        <w:tcBorders>
          <w:top w:color="3592cf" w:space="0" w:sz="8" w:themeColor="accent2" w:val="single"/>
          <w:bottom w:color="3592cf" w:space="0" w:sz="8" w:themeColor="accent2" w:val="single"/>
        </w:tcBorders>
      </w:tcPr>
    </w:tblStylePr>
    <w:tblStylePr w:type="firstCol">
      <w:rPr>
        <w:b w:val="1"/>
        <w:bCs w:val="1"/>
      </w:rPr>
    </w:tblStylePr>
    <w:tblStylePr w:type="lastCol">
      <w:rPr>
        <w:b w:val="1"/>
        <w:bCs w:val="1"/>
      </w:rPr>
      <w:tblPr/>
      <w:tcPr>
        <w:tcBorders>
          <w:top w:color="3592cf" w:space="0" w:sz="8" w:themeColor="accent2" w:val="single"/>
          <w:bottom w:color="3592cf" w:space="0" w:sz="8" w:themeColor="accent2" w:val="single"/>
        </w:tcBorders>
      </w:tcPr>
    </w:tblStylePr>
    <w:tblStylePr w:type="band1Vert">
      <w:tblPr/>
      <w:tcPr>
        <w:shd w:color="auto" w:fill="cce3f3" w:themeFill="accent2" w:themeFillTint="00003F" w:val="clear"/>
      </w:tcPr>
    </w:tblStylePr>
    <w:tblStylePr w:type="band1Horz">
      <w:tblPr/>
      <w:tcPr>
        <w:shd w:color="auto" w:fill="cce3f3" w:themeFill="accent2" w:themeFillTint="00003F" w:val="clear"/>
      </w:tcPr>
    </w:tblStylePr>
  </w:style>
  <w:style w:type="table" w:styleId="DanhsachVa1-Nhnmanh3">
    <w:name w:val="Medium List 1 Accent 3"/>
    <w:basedOn w:val="BangThngthng"/>
    <w:uiPriority w:val="65"/>
    <w:semiHidden w:val="1"/>
    <w:unhideWhenUsed w:val="1"/>
    <w:rsid w:val="00C86081"/>
    <w:pPr>
      <w:spacing w:after="0" w:line="240" w:lineRule="auto"/>
    </w:pPr>
    <w:rPr>
      <w:color w:val="0f0d29" w:themeColor="text1"/>
    </w:rPr>
    <w:tblPr>
      <w:tblStyleRowBandSize w:val="1"/>
      <w:tblStyleColBandSize w:val="1"/>
      <w:tblBorders>
        <w:top w:color="34aba2" w:space="0" w:sz="8" w:themeColor="accent3" w:val="single"/>
        <w:bottom w:color="34aba2" w:space="0" w:sz="8" w:themeColor="accent3" w:val="single"/>
      </w:tblBorders>
    </w:tblPr>
    <w:tblStylePr w:type="firstRow">
      <w:rPr>
        <w:rFonts w:asciiTheme="majorHAnsi" w:cstheme="majorBidi" w:eastAsiaTheme="majorEastAsia" w:hAnsiTheme="majorHAnsi"/>
      </w:rPr>
      <w:tblPr/>
      <w:tcPr>
        <w:tcBorders>
          <w:top w:space="0" w:sz="0" w:val="nil"/>
          <w:bottom w:color="34aba2" w:space="0" w:sz="8" w:themeColor="accent3" w:val="single"/>
        </w:tcBorders>
      </w:tcPr>
    </w:tblStylePr>
    <w:tblStylePr w:type="lastRow">
      <w:rPr>
        <w:b w:val="1"/>
        <w:bCs w:val="1"/>
        <w:color w:val="082a75" w:themeColor="text2"/>
      </w:rPr>
      <w:tblPr/>
      <w:tcPr>
        <w:tcBorders>
          <w:top w:color="34aba2" w:space="0" w:sz="8" w:themeColor="accent3" w:val="single"/>
          <w:bottom w:color="34aba2" w:space="0" w:sz="8" w:themeColor="accent3" w:val="single"/>
        </w:tcBorders>
      </w:tcPr>
    </w:tblStylePr>
    <w:tblStylePr w:type="firstCol">
      <w:rPr>
        <w:b w:val="1"/>
        <w:bCs w:val="1"/>
      </w:rPr>
    </w:tblStylePr>
    <w:tblStylePr w:type="lastCol">
      <w:rPr>
        <w:b w:val="1"/>
        <w:bCs w:val="1"/>
      </w:rPr>
      <w:tblPr/>
      <w:tcPr>
        <w:tcBorders>
          <w:top w:color="34aba2" w:space="0" w:sz="8" w:themeColor="accent3" w:val="single"/>
          <w:bottom w:color="34aba2" w:space="0" w:sz="8" w:themeColor="accent3" w:val="single"/>
        </w:tcBorders>
      </w:tcPr>
    </w:tblStylePr>
    <w:tblStylePr w:type="band1Vert">
      <w:tblPr/>
      <w:tcPr>
        <w:shd w:color="auto" w:fill="c8eeeb" w:themeFill="accent3" w:themeFillTint="00003F" w:val="clear"/>
      </w:tcPr>
    </w:tblStylePr>
    <w:tblStylePr w:type="band1Horz">
      <w:tblPr/>
      <w:tcPr>
        <w:shd w:color="auto" w:fill="c8eeeb" w:themeFill="accent3" w:themeFillTint="00003F" w:val="clear"/>
      </w:tcPr>
    </w:tblStylePr>
  </w:style>
  <w:style w:type="table" w:styleId="DanhsachVa1-Nhnmanh4">
    <w:name w:val="Medium List 1 Accent 4"/>
    <w:basedOn w:val="BangThngthng"/>
    <w:uiPriority w:val="65"/>
    <w:semiHidden w:val="1"/>
    <w:unhideWhenUsed w:val="1"/>
    <w:rsid w:val="00C86081"/>
    <w:pPr>
      <w:spacing w:after="0" w:line="240" w:lineRule="auto"/>
    </w:pPr>
    <w:rPr>
      <w:color w:val="0f0d29" w:themeColor="text1"/>
    </w:rPr>
    <w:tblPr>
      <w:tblStyleRowBandSize w:val="1"/>
      <w:tblStyleColBandSize w:val="1"/>
      <w:tblBorders>
        <w:top w:color="66b2ca" w:space="0" w:sz="8" w:themeColor="accent4" w:val="single"/>
        <w:bottom w:color="66b2ca" w:space="0" w:sz="8" w:themeColor="accent4" w:val="single"/>
      </w:tblBorders>
    </w:tblPr>
    <w:tblStylePr w:type="firstRow">
      <w:rPr>
        <w:rFonts w:asciiTheme="majorHAnsi" w:cstheme="majorBidi" w:eastAsiaTheme="majorEastAsia" w:hAnsiTheme="majorHAnsi"/>
      </w:rPr>
      <w:tblPr/>
      <w:tcPr>
        <w:tcBorders>
          <w:top w:space="0" w:sz="0" w:val="nil"/>
          <w:bottom w:color="66b2ca" w:space="0" w:sz="8" w:themeColor="accent4" w:val="single"/>
        </w:tcBorders>
      </w:tcPr>
    </w:tblStylePr>
    <w:tblStylePr w:type="lastRow">
      <w:rPr>
        <w:b w:val="1"/>
        <w:bCs w:val="1"/>
        <w:color w:val="082a75" w:themeColor="text2"/>
      </w:rPr>
      <w:tblPr/>
      <w:tcPr>
        <w:tcBorders>
          <w:top w:color="66b2ca" w:space="0" w:sz="8" w:themeColor="accent4" w:val="single"/>
          <w:bottom w:color="66b2ca" w:space="0" w:sz="8" w:themeColor="accent4" w:val="single"/>
        </w:tcBorders>
      </w:tcPr>
    </w:tblStylePr>
    <w:tblStylePr w:type="firstCol">
      <w:rPr>
        <w:b w:val="1"/>
        <w:bCs w:val="1"/>
      </w:rPr>
    </w:tblStylePr>
    <w:tblStylePr w:type="lastCol">
      <w:rPr>
        <w:b w:val="1"/>
        <w:bCs w:val="1"/>
      </w:rPr>
      <w:tblPr/>
      <w:tcPr>
        <w:tcBorders>
          <w:top w:color="66b2ca" w:space="0" w:sz="8" w:themeColor="accent4" w:val="single"/>
          <w:bottom w:color="66b2ca" w:space="0" w:sz="8" w:themeColor="accent4" w:val="single"/>
        </w:tcBorders>
      </w:tcPr>
    </w:tblStylePr>
    <w:tblStylePr w:type="band1Vert">
      <w:tblPr/>
      <w:tcPr>
        <w:shd w:color="auto" w:fill="d9ebf2" w:themeFill="accent4" w:themeFillTint="00003F" w:val="clear"/>
      </w:tcPr>
    </w:tblStylePr>
    <w:tblStylePr w:type="band1Horz">
      <w:tblPr/>
      <w:tcPr>
        <w:shd w:color="auto" w:fill="d9ebf2" w:themeFill="accent4" w:themeFillTint="00003F" w:val="clear"/>
      </w:tcPr>
    </w:tblStylePr>
  </w:style>
  <w:style w:type="table" w:styleId="DanhsachVa1-Nhnmanh5">
    <w:name w:val="Medium List 1 Accent 5"/>
    <w:basedOn w:val="BangThngthng"/>
    <w:uiPriority w:val="65"/>
    <w:semiHidden w:val="1"/>
    <w:unhideWhenUsed w:val="1"/>
    <w:rsid w:val="00C86081"/>
    <w:pPr>
      <w:spacing w:after="0" w:line="240" w:lineRule="auto"/>
    </w:pPr>
    <w:rPr>
      <w:color w:val="0f0d29" w:themeColor="text1"/>
    </w:rPr>
    <w:tblPr>
      <w:tblStyleRowBandSize w:val="1"/>
      <w:tblStyleColBandSize w:val="1"/>
      <w:tblBorders>
        <w:top w:color="c1d9cb" w:space="0" w:sz="8" w:themeColor="accent5" w:val="single"/>
        <w:bottom w:color="c1d9cb" w:space="0" w:sz="8" w:themeColor="accent5" w:val="single"/>
      </w:tblBorders>
    </w:tblPr>
    <w:tblStylePr w:type="firstRow">
      <w:rPr>
        <w:rFonts w:asciiTheme="majorHAnsi" w:cstheme="majorBidi" w:eastAsiaTheme="majorEastAsia" w:hAnsiTheme="majorHAnsi"/>
      </w:rPr>
      <w:tblPr/>
      <w:tcPr>
        <w:tcBorders>
          <w:top w:space="0" w:sz="0" w:val="nil"/>
          <w:bottom w:color="c1d9cb" w:space="0" w:sz="8" w:themeColor="accent5" w:val="single"/>
        </w:tcBorders>
      </w:tcPr>
    </w:tblStylePr>
    <w:tblStylePr w:type="lastRow">
      <w:rPr>
        <w:b w:val="1"/>
        <w:bCs w:val="1"/>
        <w:color w:val="082a75" w:themeColor="text2"/>
      </w:rPr>
      <w:tblPr/>
      <w:tcPr>
        <w:tcBorders>
          <w:top w:color="c1d9cb" w:space="0" w:sz="8" w:themeColor="accent5" w:val="single"/>
          <w:bottom w:color="c1d9cb" w:space="0" w:sz="8" w:themeColor="accent5" w:val="single"/>
        </w:tcBorders>
      </w:tcPr>
    </w:tblStylePr>
    <w:tblStylePr w:type="firstCol">
      <w:rPr>
        <w:b w:val="1"/>
        <w:bCs w:val="1"/>
      </w:rPr>
    </w:tblStylePr>
    <w:tblStylePr w:type="lastCol">
      <w:rPr>
        <w:b w:val="1"/>
        <w:bCs w:val="1"/>
      </w:rPr>
      <w:tblPr/>
      <w:tcPr>
        <w:tcBorders>
          <w:top w:color="c1d9cb" w:space="0" w:sz="8" w:themeColor="accent5" w:val="single"/>
          <w:bottom w:color="c1d9cb" w:space="0" w:sz="8" w:themeColor="accent5" w:val="single"/>
        </w:tcBorders>
      </w:tcPr>
    </w:tblStylePr>
    <w:tblStylePr w:type="band1Vert">
      <w:tblPr/>
      <w:tcPr>
        <w:shd w:color="auto" w:fill="eff5f1" w:themeFill="accent5" w:themeFillTint="00003F" w:val="clear"/>
      </w:tcPr>
    </w:tblStylePr>
    <w:tblStylePr w:type="band1Horz">
      <w:tblPr/>
      <w:tcPr>
        <w:shd w:color="auto" w:fill="eff5f1" w:themeFill="accent5" w:themeFillTint="00003F" w:val="clear"/>
      </w:tcPr>
    </w:tblStylePr>
  </w:style>
  <w:style w:type="table" w:styleId="DanhsachVa1-Nhnmanh6">
    <w:name w:val="Medium List 1 Accent 6"/>
    <w:basedOn w:val="BangThngthng"/>
    <w:uiPriority w:val="65"/>
    <w:semiHidden w:val="1"/>
    <w:unhideWhenUsed w:val="1"/>
    <w:rsid w:val="00C86081"/>
    <w:pPr>
      <w:spacing w:after="0" w:line="240" w:lineRule="auto"/>
    </w:pPr>
    <w:rPr>
      <w:color w:val="0f0d29" w:themeColor="text1"/>
    </w:rPr>
    <w:tblPr>
      <w:tblStyleRowBandSize w:val="1"/>
      <w:tblStyleColBandSize w:val="1"/>
      <w:tblBorders>
        <w:top w:color="34aba2" w:space="0" w:sz="8" w:themeColor="accent6" w:val="single"/>
        <w:bottom w:color="34aba2" w:space="0" w:sz="8" w:themeColor="accent6" w:val="single"/>
      </w:tblBorders>
    </w:tblPr>
    <w:tblStylePr w:type="firstRow">
      <w:rPr>
        <w:rFonts w:asciiTheme="majorHAnsi" w:cstheme="majorBidi" w:eastAsiaTheme="majorEastAsia" w:hAnsiTheme="majorHAnsi"/>
      </w:rPr>
      <w:tblPr/>
      <w:tcPr>
        <w:tcBorders>
          <w:top w:space="0" w:sz="0" w:val="nil"/>
          <w:bottom w:color="34aba2" w:space="0" w:sz="8" w:themeColor="accent6" w:val="single"/>
        </w:tcBorders>
      </w:tcPr>
    </w:tblStylePr>
    <w:tblStylePr w:type="lastRow">
      <w:rPr>
        <w:b w:val="1"/>
        <w:bCs w:val="1"/>
        <w:color w:val="082a75" w:themeColor="text2"/>
      </w:rPr>
      <w:tblPr/>
      <w:tcPr>
        <w:tcBorders>
          <w:top w:color="34aba2" w:space="0" w:sz="8" w:themeColor="accent6" w:val="single"/>
          <w:bottom w:color="34aba2" w:space="0" w:sz="8" w:themeColor="accent6" w:val="single"/>
        </w:tcBorders>
      </w:tcPr>
    </w:tblStylePr>
    <w:tblStylePr w:type="firstCol">
      <w:rPr>
        <w:b w:val="1"/>
        <w:bCs w:val="1"/>
      </w:rPr>
    </w:tblStylePr>
    <w:tblStylePr w:type="lastCol">
      <w:rPr>
        <w:b w:val="1"/>
        <w:bCs w:val="1"/>
      </w:rPr>
      <w:tblPr/>
      <w:tcPr>
        <w:tcBorders>
          <w:top w:color="34aba2" w:space="0" w:sz="8" w:themeColor="accent6" w:val="single"/>
          <w:bottom w:color="34aba2" w:space="0" w:sz="8" w:themeColor="accent6" w:val="single"/>
        </w:tcBorders>
      </w:tcPr>
    </w:tblStylePr>
    <w:tblStylePr w:type="band1Vert">
      <w:tblPr/>
      <w:tcPr>
        <w:shd w:color="auto" w:fill="c8eeeb" w:themeFill="accent6" w:themeFillTint="00003F" w:val="clear"/>
      </w:tcPr>
    </w:tblStylePr>
    <w:tblStylePr w:type="band1Horz">
      <w:tblPr/>
      <w:tcPr>
        <w:shd w:color="auto" w:fill="c8eeeb" w:themeFill="accent6" w:themeFillTint="00003F" w:val="clear"/>
      </w:tcPr>
    </w:tblStylePr>
  </w:style>
  <w:style w:type="table" w:styleId="DanhsachVa2">
    <w:name w:val="Medium List 2"/>
    <w:basedOn w:val="BangThngthng"/>
    <w:uiPriority w:val="99"/>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tblBorders>
    </w:tblPr>
    <w:tblStylePr w:type="firstRow">
      <w:rPr>
        <w:sz w:val="24"/>
        <w:szCs w:val="24"/>
      </w:rPr>
      <w:tblPr/>
      <w:tcPr>
        <w:tcBorders>
          <w:top w:space="0" w:sz="0" w:val="nil"/>
          <w:left w:space="0" w:sz="0" w:val="nil"/>
          <w:bottom w:color="0f0d29"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f0d29" w:space="0" w:sz="8" w:themeColor="text1" w:val="single"/>
          <w:insideH w:space="0" w:sz="0" w:val="nil"/>
          <w:insideV w:space="0" w:sz="0" w:val="nil"/>
        </w:tcBorders>
        <w:shd w:color="auto" w:fill="ffffff" w:themeFill="background1" w:val="clear"/>
      </w:tcPr>
    </w:tblStylePr>
    <w:tblStylePr w:type="lastCol">
      <w:tblPr/>
      <w:tcPr>
        <w:tcBorders>
          <w:top w:space="0" w:sz="0" w:val="nil"/>
          <w:left w:color="0f0d29"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ada9e4" w:themeFill="text1" w:themeFillTint="00003F" w:val="clear"/>
      </w:tcPr>
    </w:tblStylePr>
    <w:tblStylePr w:type="band1Horz">
      <w:tblPr/>
      <w:tcPr>
        <w:tcBorders>
          <w:top w:space="0" w:sz="0" w:val="nil"/>
          <w:bottom w:space="0" w:sz="0" w:val="nil"/>
          <w:insideH w:space="0" w:sz="0" w:val="nil"/>
          <w:insideV w:space="0" w:sz="0" w:val="nil"/>
        </w:tcBorders>
        <w:shd w:color="auto" w:fill="ada9e4"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1">
    <w:name w:val="Medium List 2 Accent 1"/>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tblBorders>
    </w:tblPr>
    <w:tblStylePr w:type="firstRow">
      <w:rPr>
        <w:sz w:val="24"/>
        <w:szCs w:val="24"/>
      </w:rPr>
      <w:tblPr/>
      <w:tcPr>
        <w:tcBorders>
          <w:top w:space="0" w:sz="0" w:val="nil"/>
          <w:left w:space="0" w:sz="0" w:val="nil"/>
          <w:bottom w:color="024f75"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24f75"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024f75"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9fdefd" w:themeFill="accent1" w:themeFillTint="00003F" w:val="clear"/>
      </w:tcPr>
    </w:tblStylePr>
    <w:tblStylePr w:type="band1Horz">
      <w:tblPr/>
      <w:tcPr>
        <w:tcBorders>
          <w:top w:space="0" w:sz="0" w:val="nil"/>
          <w:bottom w:space="0" w:sz="0" w:val="nil"/>
          <w:insideH w:space="0" w:sz="0" w:val="nil"/>
          <w:insideV w:space="0" w:sz="0" w:val="nil"/>
        </w:tcBorders>
        <w:shd w:color="auto" w:fill="9fdefd"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2">
    <w:name w:val="Medium List 2 Accent 2"/>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tblBorders>
    </w:tblPr>
    <w:tblStylePr w:type="firstRow">
      <w:rPr>
        <w:sz w:val="24"/>
        <w:szCs w:val="24"/>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592cf"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3592cf"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ce3f3" w:themeFill="accent2" w:themeFillTint="00003F" w:val="clear"/>
      </w:tcPr>
    </w:tblStylePr>
    <w:tblStylePr w:type="band1Horz">
      <w:tblPr/>
      <w:tcPr>
        <w:tcBorders>
          <w:top w:space="0" w:sz="0" w:val="nil"/>
          <w:bottom w:space="0" w:sz="0" w:val="nil"/>
          <w:insideH w:space="0" w:sz="0" w:val="nil"/>
          <w:insideV w:space="0" w:sz="0" w:val="nil"/>
        </w:tcBorders>
        <w:shd w:color="auto" w:fill="cce3f3"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3">
    <w:name w:val="Medium List 2 Accent 3"/>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tblBorders>
    </w:tblPr>
    <w:tblStylePr w:type="firstRow">
      <w:rPr>
        <w:sz w:val="24"/>
        <w:szCs w:val="24"/>
      </w:rPr>
      <w:tblPr/>
      <w:tcPr>
        <w:tcBorders>
          <w:top w:space="0" w:sz="0" w:val="nil"/>
          <w:left w:space="0" w:sz="0" w:val="nil"/>
          <w:bottom w:color="34aba2"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4aba2"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34aba2"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8eeeb" w:themeFill="accent3" w:themeFillTint="00003F" w:val="clear"/>
      </w:tcPr>
    </w:tblStylePr>
    <w:tblStylePr w:type="band1Horz">
      <w:tblPr/>
      <w:tcPr>
        <w:tcBorders>
          <w:top w:space="0" w:sz="0" w:val="nil"/>
          <w:bottom w:space="0" w:sz="0" w:val="nil"/>
          <w:insideH w:space="0" w:sz="0" w:val="nil"/>
          <w:insideV w:space="0" w:sz="0" w:val="nil"/>
        </w:tcBorders>
        <w:shd w:color="auto" w:fill="c8eeeb"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4">
    <w:name w:val="Medium List 2 Accent 4"/>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tblBorders>
    </w:tblPr>
    <w:tblStylePr w:type="firstRow">
      <w:rPr>
        <w:sz w:val="24"/>
        <w:szCs w:val="24"/>
      </w:rPr>
      <w:tblPr/>
      <w:tcPr>
        <w:tcBorders>
          <w:top w:space="0" w:sz="0" w:val="nil"/>
          <w:left w:space="0" w:sz="0" w:val="nil"/>
          <w:bottom w:color="66b2ca"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66b2ca"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66b2ca"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9ebf2" w:themeFill="accent4" w:themeFillTint="00003F" w:val="clear"/>
      </w:tcPr>
    </w:tblStylePr>
    <w:tblStylePr w:type="band1Horz">
      <w:tblPr/>
      <w:tcPr>
        <w:tcBorders>
          <w:top w:space="0" w:sz="0" w:val="nil"/>
          <w:bottom w:space="0" w:sz="0" w:val="nil"/>
          <w:insideH w:space="0" w:sz="0" w:val="nil"/>
          <w:insideV w:space="0" w:sz="0" w:val="nil"/>
        </w:tcBorders>
        <w:shd w:color="auto" w:fill="d9ebf2"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5">
    <w:name w:val="Medium List 2 Accent 5"/>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tblBorders>
    </w:tblPr>
    <w:tblStylePr w:type="firstRow">
      <w:rPr>
        <w:sz w:val="24"/>
        <w:szCs w:val="24"/>
      </w:rPr>
      <w:tblPr/>
      <w:tcPr>
        <w:tcBorders>
          <w:top w:space="0" w:sz="0" w:val="nil"/>
          <w:left w:space="0" w:sz="0" w:val="nil"/>
          <w:bottom w:color="c1d9cb"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1d9cb"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c1d9cb"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f5f1" w:themeFill="accent5" w:themeFillTint="00003F" w:val="clear"/>
      </w:tcPr>
    </w:tblStylePr>
    <w:tblStylePr w:type="band1Horz">
      <w:tblPr/>
      <w:tcPr>
        <w:tcBorders>
          <w:top w:space="0" w:sz="0" w:val="nil"/>
          <w:bottom w:space="0" w:sz="0" w:val="nil"/>
          <w:insideH w:space="0" w:sz="0" w:val="nil"/>
          <w:insideV w:space="0" w:sz="0" w:val="nil"/>
        </w:tcBorders>
        <w:shd w:color="auto" w:fill="eff5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DanhsachVa2-Nhnmanh6">
    <w:name w:val="Medium List 2 Accent 6"/>
    <w:basedOn w:val="BangThngthng"/>
    <w:uiPriority w:val="66"/>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tblBorders>
    </w:tblPr>
    <w:tblStylePr w:type="firstRow">
      <w:rPr>
        <w:sz w:val="24"/>
        <w:szCs w:val="24"/>
      </w:rPr>
      <w:tblPr/>
      <w:tcPr>
        <w:tcBorders>
          <w:top w:space="0" w:sz="0" w:val="nil"/>
          <w:left w:space="0" w:sz="0" w:val="nil"/>
          <w:bottom w:color="34aba2"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4aba2"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34aba2"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8eeeb" w:themeFill="accent6" w:themeFillTint="00003F" w:val="clear"/>
      </w:tcPr>
    </w:tblStylePr>
    <w:tblStylePr w:type="band1Horz">
      <w:tblPr/>
      <w:tcPr>
        <w:tcBorders>
          <w:top w:space="0" w:sz="0" w:val="nil"/>
          <w:bottom w:space="0" w:sz="0" w:val="nil"/>
          <w:insideH w:space="0" w:sz="0" w:val="nil"/>
          <w:insideV w:space="0" w:sz="0" w:val="nil"/>
        </w:tcBorders>
        <w:shd w:color="auto" w:fill="c8eeeb"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TnnVa1">
    <w:name w:val="Medium Shading 1"/>
    <w:basedOn w:val="BangThngthng"/>
    <w:uiPriority w:val="99"/>
    <w:semiHidden w:val="1"/>
    <w:unhideWhenUsed w:val="1"/>
    <w:rsid w:val="00C86081"/>
    <w:pPr>
      <w:spacing w:after="0" w:line="240" w:lineRule="auto"/>
    </w:pPr>
    <w:tblPr>
      <w:tblStyleRowBandSize w:val="1"/>
      <w:tblStyleColBandSize w:val="1"/>
      <w:tbl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color="2e287f" w:space="0" w:sz="8" w:themeColor="text1" w:themeTint="0000BF" w:val="single"/>
      </w:tblBorders>
    </w:tblPr>
    <w:tblStylePr w:type="firstRow">
      <w:pPr>
        <w:spacing w:after="0" w:before="0" w:line="240" w:lineRule="auto"/>
      </w:pPr>
      <w:rPr>
        <w:b w:val="1"/>
        <w:bCs w:val="1"/>
        <w:color w:val="ffffff" w:themeColor="background1"/>
      </w:rPr>
      <w:tblPr/>
      <w:tcPr>
        <w:tc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space="0" w:sz="0" w:val="nil"/>
          <w:insideV w:space="0" w:sz="0" w:val="nil"/>
        </w:tcBorders>
        <w:shd w:color="auto" w:fill="0f0d29" w:themeFill="text1" w:val="clear"/>
      </w:tcPr>
    </w:tblStylePr>
    <w:tblStylePr w:type="lastRow">
      <w:pPr>
        <w:spacing w:after="0" w:before="0" w:line="240" w:lineRule="auto"/>
      </w:pPr>
      <w:rPr>
        <w:b w:val="1"/>
        <w:bCs w:val="1"/>
      </w:rPr>
      <w:tblPr/>
      <w:tcPr>
        <w:tcBorders>
          <w:top w:color="2e287f" w:space="0" w:sz="6" w:themeColor="text1" w:themeTint="0000BF" w:val="double"/>
          <w:left w:color="2e287f" w:space="0" w:sz="8" w:themeColor="text1" w:themeTint="0000BF" w:val="single"/>
          <w:bottom w:color="2e287f" w:space="0" w:sz="8" w:themeColor="text1" w:themeTint="0000BF" w:val="single"/>
          <w:right w:color="2e287f"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ada9e4" w:themeFill="text1" w:themeFillTint="00003F" w:val="clear"/>
      </w:tcPr>
    </w:tblStylePr>
    <w:tblStylePr w:type="band1Horz">
      <w:tblPr/>
      <w:tcPr>
        <w:tcBorders>
          <w:insideH w:space="0" w:sz="0" w:val="nil"/>
          <w:insideV w:space="0" w:sz="0" w:val="nil"/>
        </w:tcBorders>
        <w:shd w:color="auto" w:fill="ada9e4" w:themeFill="text1" w:themeFillTint="00003F" w:val="clear"/>
      </w:tcPr>
    </w:tblStylePr>
    <w:tblStylePr w:type="band2Horz">
      <w:tblPr/>
      <w:tcPr>
        <w:tcBorders>
          <w:insideH w:space="0" w:sz="0" w:val="nil"/>
          <w:insideV w:space="0" w:sz="0" w:val="nil"/>
        </w:tcBorders>
      </w:tcPr>
    </w:tblStylePr>
  </w:style>
  <w:style w:type="table" w:styleId="TnnVa1-Nhnmanh1">
    <w:name w:val="Medium Shading 1 Accent 1"/>
    <w:basedOn w:val="BangThngthng"/>
    <w:uiPriority w:val="99"/>
    <w:semiHidden w:val="1"/>
    <w:unhideWhenUsed w:val="1"/>
    <w:rsid w:val="00C86081"/>
    <w:pPr>
      <w:spacing w:after="0" w:line="240" w:lineRule="auto"/>
    </w:pPr>
    <w:tblPr>
      <w:tblStyleRowBandSize w:val="1"/>
      <w:tblStyleColBandSize w:val="1"/>
      <w:tbl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color="038fd5" w:space="0" w:sz="8" w:themeColor="accent1" w:themeTint="0000BF" w:val="single"/>
      </w:tblBorders>
    </w:tblPr>
    <w:tblStylePr w:type="firstRow">
      <w:pPr>
        <w:spacing w:after="0" w:before="0" w:line="240" w:lineRule="auto"/>
      </w:pPr>
      <w:rPr>
        <w:b w:val="1"/>
        <w:bCs w:val="1"/>
        <w:color w:val="ffffff" w:themeColor="background1"/>
      </w:rPr>
      <w:tblPr/>
      <w:tcPr>
        <w:tc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space="0" w:sz="0" w:val="nil"/>
          <w:insideV w:space="0" w:sz="0" w:val="nil"/>
        </w:tcBorders>
        <w:shd w:color="auto" w:fill="024f75" w:themeFill="accent1" w:val="clear"/>
      </w:tcPr>
    </w:tblStylePr>
    <w:tblStylePr w:type="lastRow">
      <w:pPr>
        <w:spacing w:after="0" w:before="0" w:line="240" w:lineRule="auto"/>
      </w:pPr>
      <w:rPr>
        <w:b w:val="1"/>
        <w:bCs w:val="1"/>
      </w:rPr>
      <w:tblPr/>
      <w:tcPr>
        <w:tcBorders>
          <w:top w:color="038fd5" w:space="0" w:sz="6" w:themeColor="accent1" w:themeTint="0000BF" w:val="double"/>
          <w:left w:color="038fd5" w:space="0" w:sz="8" w:themeColor="accent1" w:themeTint="0000BF" w:val="single"/>
          <w:bottom w:color="038fd5" w:space="0" w:sz="8" w:themeColor="accent1" w:themeTint="0000BF" w:val="single"/>
          <w:right w:color="038fd5"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9fdefd" w:themeFill="accent1" w:themeFillTint="00003F" w:val="clear"/>
      </w:tcPr>
    </w:tblStylePr>
    <w:tblStylePr w:type="band1Horz">
      <w:tblPr/>
      <w:tcPr>
        <w:tcBorders>
          <w:insideH w:space="0" w:sz="0" w:val="nil"/>
          <w:insideV w:space="0" w:sz="0" w:val="nil"/>
        </w:tcBorders>
        <w:shd w:color="auto" w:fill="9fdefd" w:themeFill="accent1" w:themeFillTint="00003F" w:val="clear"/>
      </w:tcPr>
    </w:tblStylePr>
    <w:tblStylePr w:type="band2Horz">
      <w:tblPr/>
      <w:tcPr>
        <w:tcBorders>
          <w:insideH w:space="0" w:sz="0" w:val="nil"/>
          <w:insideV w:space="0" w:sz="0" w:val="nil"/>
        </w:tcBorders>
      </w:tcPr>
    </w:tblStylePr>
  </w:style>
  <w:style w:type="table" w:styleId="TnnVa1-Nhnmanh2">
    <w:name w:val="Medium Shading 1 Accent 2"/>
    <w:basedOn w:val="BangThngthng"/>
    <w:uiPriority w:val="63"/>
    <w:semiHidden w:val="1"/>
    <w:unhideWhenUsed w:val="1"/>
    <w:rsid w:val="00C86081"/>
    <w:pPr>
      <w:spacing w:after="0" w:line="240" w:lineRule="auto"/>
    </w:pPr>
    <w:tblPr>
      <w:tblStyleRowBandSize w:val="1"/>
      <w:tblStyleColBandSize w:val="1"/>
      <w:tbl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color="67acdb" w:space="0" w:sz="8" w:themeColor="accent2" w:themeTint="0000BF" w:val="single"/>
      </w:tblBorders>
    </w:tblPr>
    <w:tblStylePr w:type="firstRow">
      <w:pPr>
        <w:spacing w:after="0" w:before="0" w:line="240" w:lineRule="auto"/>
      </w:pPr>
      <w:rPr>
        <w:b w:val="1"/>
        <w:bCs w:val="1"/>
        <w:color w:val="ffffff" w:themeColor="background1"/>
      </w:rPr>
      <w:tblPr/>
      <w:tcPr>
        <w:tc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space="0" w:sz="0" w:val="nil"/>
          <w:insideV w:space="0" w:sz="0" w:val="nil"/>
        </w:tcBorders>
        <w:shd w:color="auto" w:fill="3592cf" w:themeFill="accent2" w:val="clear"/>
      </w:tcPr>
    </w:tblStylePr>
    <w:tblStylePr w:type="lastRow">
      <w:pPr>
        <w:spacing w:after="0" w:before="0" w:line="240" w:lineRule="auto"/>
      </w:pPr>
      <w:rPr>
        <w:b w:val="1"/>
        <w:bCs w:val="1"/>
      </w:rPr>
      <w:tblPr/>
      <w:tcPr>
        <w:tcBorders>
          <w:top w:color="67acdb" w:space="0" w:sz="6" w:themeColor="accent2" w:themeTint="0000BF" w:val="double"/>
          <w:left w:color="67acdb" w:space="0" w:sz="8" w:themeColor="accent2" w:themeTint="0000BF" w:val="single"/>
          <w:bottom w:color="67acdb" w:space="0" w:sz="8" w:themeColor="accent2" w:themeTint="0000BF" w:val="single"/>
          <w:right w:color="67acdb"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ce3f3" w:themeFill="accent2" w:themeFillTint="00003F" w:val="clear"/>
      </w:tcPr>
    </w:tblStylePr>
    <w:tblStylePr w:type="band1Horz">
      <w:tblPr/>
      <w:tcPr>
        <w:tcBorders>
          <w:insideH w:space="0" w:sz="0" w:val="nil"/>
          <w:insideV w:space="0" w:sz="0" w:val="nil"/>
        </w:tcBorders>
        <w:shd w:color="auto" w:fill="cce3f3" w:themeFill="accent2" w:themeFillTint="00003F" w:val="clear"/>
      </w:tcPr>
    </w:tblStylePr>
    <w:tblStylePr w:type="band2Horz">
      <w:tblPr/>
      <w:tcPr>
        <w:tcBorders>
          <w:insideH w:space="0" w:sz="0" w:val="nil"/>
          <w:insideV w:space="0" w:sz="0" w:val="nil"/>
        </w:tcBorders>
      </w:tcPr>
    </w:tblStylePr>
  </w:style>
  <w:style w:type="table" w:styleId="TnnVa1-Nhnmanh3">
    <w:name w:val="Medium Shading 1 Accent 3"/>
    <w:basedOn w:val="BangThngthng"/>
    <w:uiPriority w:val="63"/>
    <w:semiHidden w:val="1"/>
    <w:unhideWhenUsed w:val="1"/>
    <w:rsid w:val="00C86081"/>
    <w:pPr>
      <w:spacing w:after="0" w:line="240" w:lineRule="auto"/>
    </w:pPr>
    <w:tblPr>
      <w:tblStyleRowBandSize w:val="1"/>
      <w:tblStyleColBandSize w:val="1"/>
      <w:tbl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color="5accc3" w:space="0" w:sz="8" w:themeColor="accent3" w:themeTint="0000BF" w:val="single"/>
      </w:tblBorders>
    </w:tblPr>
    <w:tblStylePr w:type="firstRow">
      <w:pPr>
        <w:spacing w:after="0" w:before="0" w:line="240" w:lineRule="auto"/>
      </w:pPr>
      <w:rPr>
        <w:b w:val="1"/>
        <w:bCs w:val="1"/>
        <w:color w:val="ffffff" w:themeColor="background1"/>
      </w:rPr>
      <w:tblPr/>
      <w:tcPr>
        <w:tc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space="0" w:sz="0" w:val="nil"/>
          <w:insideV w:space="0" w:sz="0" w:val="nil"/>
        </w:tcBorders>
        <w:shd w:color="auto" w:fill="34aba2" w:themeFill="accent3" w:val="clear"/>
      </w:tcPr>
    </w:tblStylePr>
    <w:tblStylePr w:type="lastRow">
      <w:pPr>
        <w:spacing w:after="0" w:before="0" w:line="240" w:lineRule="auto"/>
      </w:pPr>
      <w:rPr>
        <w:b w:val="1"/>
        <w:bCs w:val="1"/>
      </w:rPr>
      <w:tblPr/>
      <w:tcPr>
        <w:tcBorders>
          <w:top w:color="5accc3" w:space="0" w:sz="6" w:themeColor="accent3" w:themeTint="0000BF" w:val="double"/>
          <w:left w:color="5accc3" w:space="0" w:sz="8" w:themeColor="accent3" w:themeTint="0000BF" w:val="single"/>
          <w:bottom w:color="5accc3" w:space="0" w:sz="8" w:themeColor="accent3" w:themeTint="0000BF" w:val="single"/>
          <w:right w:color="5accc3"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8eeeb" w:themeFill="accent3" w:themeFillTint="00003F" w:val="clear"/>
      </w:tcPr>
    </w:tblStylePr>
    <w:tblStylePr w:type="band1Horz">
      <w:tblPr/>
      <w:tcPr>
        <w:tcBorders>
          <w:insideH w:space="0" w:sz="0" w:val="nil"/>
          <w:insideV w:space="0" w:sz="0" w:val="nil"/>
        </w:tcBorders>
        <w:shd w:color="auto" w:fill="c8eeeb" w:themeFill="accent3" w:themeFillTint="00003F" w:val="clear"/>
      </w:tcPr>
    </w:tblStylePr>
    <w:tblStylePr w:type="band2Horz">
      <w:tblPr/>
      <w:tcPr>
        <w:tcBorders>
          <w:insideH w:space="0" w:sz="0" w:val="nil"/>
          <w:insideV w:space="0" w:sz="0" w:val="nil"/>
        </w:tcBorders>
      </w:tcPr>
    </w:tblStylePr>
  </w:style>
  <w:style w:type="table" w:styleId="TnnVa1-Nhnmanh4">
    <w:name w:val="Medium Shading 1 Accent 4"/>
    <w:basedOn w:val="BangThngthng"/>
    <w:uiPriority w:val="63"/>
    <w:semiHidden w:val="1"/>
    <w:unhideWhenUsed w:val="1"/>
    <w:rsid w:val="00C86081"/>
    <w:pPr>
      <w:spacing w:after="0" w:line="240" w:lineRule="auto"/>
    </w:pPr>
    <w:tblPr>
      <w:tblStyleRowBandSize w:val="1"/>
      <w:tblStyleColBandSize w:val="1"/>
      <w:tbl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color="8cc5d7" w:space="0" w:sz="8" w:themeColor="accent4" w:themeTint="0000BF" w:val="single"/>
      </w:tblBorders>
    </w:tblPr>
    <w:tblStylePr w:type="firstRow">
      <w:pPr>
        <w:spacing w:after="0" w:before="0" w:line="240" w:lineRule="auto"/>
      </w:pPr>
      <w:rPr>
        <w:b w:val="1"/>
        <w:bCs w:val="1"/>
        <w:color w:val="ffffff" w:themeColor="background1"/>
      </w:rPr>
      <w:tblPr/>
      <w:tcPr>
        <w:tc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space="0" w:sz="0" w:val="nil"/>
          <w:insideV w:space="0" w:sz="0" w:val="nil"/>
        </w:tcBorders>
        <w:shd w:color="auto" w:fill="66b2ca" w:themeFill="accent4" w:val="clear"/>
      </w:tcPr>
    </w:tblStylePr>
    <w:tblStylePr w:type="lastRow">
      <w:pPr>
        <w:spacing w:after="0" w:before="0" w:line="240" w:lineRule="auto"/>
      </w:pPr>
      <w:rPr>
        <w:b w:val="1"/>
        <w:bCs w:val="1"/>
      </w:rPr>
      <w:tblPr/>
      <w:tcPr>
        <w:tcBorders>
          <w:top w:color="8cc5d7" w:space="0" w:sz="6" w:themeColor="accent4" w:themeTint="0000BF" w:val="double"/>
          <w:left w:color="8cc5d7" w:space="0" w:sz="8" w:themeColor="accent4" w:themeTint="0000BF" w:val="single"/>
          <w:bottom w:color="8cc5d7" w:space="0" w:sz="8" w:themeColor="accent4" w:themeTint="0000BF" w:val="single"/>
          <w:right w:color="8cc5d7"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9ebf2" w:themeFill="accent4" w:themeFillTint="00003F" w:val="clear"/>
      </w:tcPr>
    </w:tblStylePr>
    <w:tblStylePr w:type="band1Horz">
      <w:tblPr/>
      <w:tcPr>
        <w:tcBorders>
          <w:insideH w:space="0" w:sz="0" w:val="nil"/>
          <w:insideV w:space="0" w:sz="0" w:val="nil"/>
        </w:tcBorders>
        <w:shd w:color="auto" w:fill="d9ebf2" w:themeFill="accent4" w:themeFillTint="00003F" w:val="clear"/>
      </w:tcPr>
    </w:tblStylePr>
    <w:tblStylePr w:type="band2Horz">
      <w:tblPr/>
      <w:tcPr>
        <w:tcBorders>
          <w:insideH w:space="0" w:sz="0" w:val="nil"/>
          <w:insideV w:space="0" w:sz="0" w:val="nil"/>
        </w:tcBorders>
      </w:tcPr>
    </w:tblStylePr>
  </w:style>
  <w:style w:type="table" w:styleId="TnnVa1-Nhnmanh5">
    <w:name w:val="Medium Shading 1 Accent 5"/>
    <w:basedOn w:val="BangThngthng"/>
    <w:uiPriority w:val="63"/>
    <w:semiHidden w:val="1"/>
    <w:unhideWhenUsed w:val="1"/>
    <w:rsid w:val="00C86081"/>
    <w:pPr>
      <w:spacing w:after="0" w:line="240" w:lineRule="auto"/>
    </w:pPr>
    <w:tblPr>
      <w:tblStyleRowBandSize w:val="1"/>
      <w:tblStyleColBandSize w:val="1"/>
      <w:tbl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color="d0e2d7" w:space="0" w:sz="8" w:themeColor="accent5" w:themeTint="0000BF" w:val="single"/>
      </w:tblBorders>
    </w:tblPr>
    <w:tblStylePr w:type="firstRow">
      <w:pPr>
        <w:spacing w:after="0" w:before="0" w:line="240" w:lineRule="auto"/>
      </w:pPr>
      <w:rPr>
        <w:b w:val="1"/>
        <w:bCs w:val="1"/>
        <w:color w:val="ffffff" w:themeColor="background1"/>
      </w:rPr>
      <w:tblPr/>
      <w:tcPr>
        <w:tc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space="0" w:sz="0" w:val="nil"/>
          <w:insideV w:space="0" w:sz="0" w:val="nil"/>
        </w:tcBorders>
        <w:shd w:color="auto" w:fill="c1d9cb" w:themeFill="accent5" w:val="clear"/>
      </w:tcPr>
    </w:tblStylePr>
    <w:tblStylePr w:type="lastRow">
      <w:pPr>
        <w:spacing w:after="0" w:before="0" w:line="240" w:lineRule="auto"/>
      </w:pPr>
      <w:rPr>
        <w:b w:val="1"/>
        <w:bCs w:val="1"/>
      </w:rPr>
      <w:tblPr/>
      <w:tcPr>
        <w:tcBorders>
          <w:top w:color="d0e2d7" w:space="0" w:sz="6" w:themeColor="accent5" w:themeTint="0000BF" w:val="double"/>
          <w:left w:color="d0e2d7" w:space="0" w:sz="8" w:themeColor="accent5" w:themeTint="0000BF" w:val="single"/>
          <w:bottom w:color="d0e2d7" w:space="0" w:sz="8" w:themeColor="accent5" w:themeTint="0000BF" w:val="single"/>
          <w:right w:color="d0e2d7"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f5f1" w:themeFill="accent5" w:themeFillTint="00003F" w:val="clear"/>
      </w:tcPr>
    </w:tblStylePr>
    <w:tblStylePr w:type="band1Horz">
      <w:tblPr/>
      <w:tcPr>
        <w:tcBorders>
          <w:insideH w:space="0" w:sz="0" w:val="nil"/>
          <w:insideV w:space="0" w:sz="0" w:val="nil"/>
        </w:tcBorders>
        <w:shd w:color="auto" w:fill="eff5f1" w:themeFill="accent5" w:themeFillTint="00003F" w:val="clear"/>
      </w:tcPr>
    </w:tblStylePr>
    <w:tblStylePr w:type="band2Horz">
      <w:tblPr/>
      <w:tcPr>
        <w:tcBorders>
          <w:insideH w:space="0" w:sz="0" w:val="nil"/>
          <w:insideV w:space="0" w:sz="0" w:val="nil"/>
        </w:tcBorders>
      </w:tcPr>
    </w:tblStylePr>
  </w:style>
  <w:style w:type="table" w:styleId="TnnVa1-Nhnmanh6">
    <w:name w:val="Medium Shading 1 Accent 6"/>
    <w:basedOn w:val="BangThngthng"/>
    <w:uiPriority w:val="63"/>
    <w:semiHidden w:val="1"/>
    <w:unhideWhenUsed w:val="1"/>
    <w:rsid w:val="00C86081"/>
    <w:pPr>
      <w:spacing w:after="0" w:line="240" w:lineRule="auto"/>
    </w:pPr>
    <w:tblPr>
      <w:tblStyleRowBandSize w:val="1"/>
      <w:tblStyleColBandSize w:val="1"/>
      <w:tbl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color="5accc3" w:space="0" w:sz="8" w:themeColor="accent6" w:themeTint="0000BF" w:val="single"/>
      </w:tblBorders>
    </w:tblPr>
    <w:tblStylePr w:type="firstRow">
      <w:pPr>
        <w:spacing w:after="0" w:before="0" w:line="240" w:lineRule="auto"/>
      </w:pPr>
      <w:rPr>
        <w:b w:val="1"/>
        <w:bCs w:val="1"/>
        <w:color w:val="ffffff" w:themeColor="background1"/>
      </w:rPr>
      <w:tblPr/>
      <w:tcPr>
        <w:tc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space="0" w:sz="0" w:val="nil"/>
          <w:insideV w:space="0" w:sz="0" w:val="nil"/>
        </w:tcBorders>
        <w:shd w:color="auto" w:fill="34aba2" w:themeFill="accent6" w:val="clear"/>
      </w:tcPr>
    </w:tblStylePr>
    <w:tblStylePr w:type="lastRow">
      <w:pPr>
        <w:spacing w:after="0" w:before="0" w:line="240" w:lineRule="auto"/>
      </w:pPr>
      <w:rPr>
        <w:b w:val="1"/>
        <w:bCs w:val="1"/>
      </w:rPr>
      <w:tblPr/>
      <w:tcPr>
        <w:tcBorders>
          <w:top w:color="5accc3" w:space="0" w:sz="6" w:themeColor="accent6" w:themeTint="0000BF" w:val="double"/>
          <w:left w:color="5accc3" w:space="0" w:sz="8" w:themeColor="accent6" w:themeTint="0000BF" w:val="single"/>
          <w:bottom w:color="5accc3" w:space="0" w:sz="8" w:themeColor="accent6" w:themeTint="0000BF" w:val="single"/>
          <w:right w:color="5accc3"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8eeeb" w:themeFill="accent6" w:themeFillTint="00003F" w:val="clear"/>
      </w:tcPr>
    </w:tblStylePr>
    <w:tblStylePr w:type="band1Horz">
      <w:tblPr/>
      <w:tcPr>
        <w:tcBorders>
          <w:insideH w:space="0" w:sz="0" w:val="nil"/>
          <w:insideV w:space="0" w:sz="0" w:val="nil"/>
        </w:tcBorders>
        <w:shd w:color="auto" w:fill="c8eeeb" w:themeFill="accent6" w:themeFillTint="00003F" w:val="clear"/>
      </w:tcPr>
    </w:tblStylePr>
    <w:tblStylePr w:type="band2Horz">
      <w:tblPr/>
      <w:tcPr>
        <w:tcBorders>
          <w:insideH w:space="0" w:sz="0" w:val="nil"/>
          <w:insideV w:space="0" w:sz="0" w:val="nil"/>
        </w:tcBorders>
      </w:tcPr>
    </w:tblStylePr>
  </w:style>
  <w:style w:type="table" w:styleId="TnnVa2">
    <w:name w:val="Medium Shading 2"/>
    <w:basedOn w:val="BangThngthng"/>
    <w:uiPriority w:val="99"/>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f0d29"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f0d29"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f0d29"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1">
    <w:name w:val="Medium Shading 2 Accent 1"/>
    <w:basedOn w:val="BangThngthng"/>
    <w:uiPriority w:val="99"/>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24f75"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24f75"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24f75"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2">
    <w:name w:val="Medium Shading 2 Accent 2"/>
    <w:basedOn w:val="BangThngthng"/>
    <w:uiPriority w:val="64"/>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592cf"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592cf"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592cf"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3">
    <w:name w:val="Medium Shading 2 Accent 3"/>
    <w:basedOn w:val="BangThngthng"/>
    <w:uiPriority w:val="64"/>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4aba2"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4aba2"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4aba2"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4">
    <w:name w:val="Medium Shading 2 Accent 4"/>
    <w:basedOn w:val="BangThngthng"/>
    <w:uiPriority w:val="64"/>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66b2ca"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66b2ca"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66b2ca"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5">
    <w:name w:val="Medium Shading 2 Accent 5"/>
    <w:basedOn w:val="BangThngthng"/>
    <w:uiPriority w:val="64"/>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1d9cb"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c1d9cb"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1d9cb"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TnnVa2-Nhnmanh6">
    <w:name w:val="Medium Shading 2 Accent 6"/>
    <w:basedOn w:val="BangThngthng"/>
    <w:uiPriority w:val="64"/>
    <w:semiHidden w:val="1"/>
    <w:unhideWhenUsed w:val="1"/>
    <w:rsid w:val="00C86081"/>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4aba2"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4aba2"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4aba2"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LiVa1">
    <w:name w:val="Medium Grid 1"/>
    <w:basedOn w:val="BangThngthng"/>
    <w:uiPriority w:val="99"/>
    <w:semiHidden w:val="1"/>
    <w:unhideWhenUsed w:val="1"/>
    <w:rsid w:val="00C86081"/>
    <w:pPr>
      <w:spacing w:after="0" w:line="240" w:lineRule="auto"/>
    </w:pPr>
    <w:tblPr>
      <w:tblStyleRowBandSize w:val="1"/>
      <w:tblStyleColBandSize w:val="1"/>
      <w:tbl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color="2e287f" w:space="0" w:sz="8" w:themeColor="text1" w:themeTint="0000BF" w:val="single"/>
        <w:insideV w:color="2e287f" w:space="0" w:sz="8" w:themeColor="text1" w:themeTint="0000BF" w:val="single"/>
      </w:tblBorders>
    </w:tblPr>
    <w:tcPr>
      <w:shd w:color="auto" w:fill="ada9e4" w:themeFill="text1" w:themeFillTint="00003F" w:val="clear"/>
    </w:tcPr>
    <w:tblStylePr w:type="firstRow">
      <w:rPr>
        <w:b w:val="1"/>
        <w:bCs w:val="1"/>
      </w:rPr>
    </w:tblStylePr>
    <w:tblStylePr w:type="lastRow">
      <w:rPr>
        <w:b w:val="1"/>
        <w:bCs w:val="1"/>
      </w:rPr>
      <w:tblPr/>
      <w:tcPr>
        <w:tcBorders>
          <w:top w:color="2e287f"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5a52c8" w:themeFill="text1" w:themeFillTint="00007F" w:val="clear"/>
      </w:tcPr>
    </w:tblStylePr>
    <w:tblStylePr w:type="band1Horz">
      <w:tblPr/>
      <w:tcPr>
        <w:shd w:color="auto" w:fill="5a52c8" w:themeFill="text1" w:themeFillTint="00007F" w:val="clear"/>
      </w:tcPr>
    </w:tblStylePr>
  </w:style>
  <w:style w:type="table" w:styleId="LiVa1-Nhnmanh1">
    <w:name w:val="Medium Grid 1 Accent 1"/>
    <w:basedOn w:val="BangThngthng"/>
    <w:uiPriority w:val="67"/>
    <w:semiHidden w:val="1"/>
    <w:unhideWhenUsed w:val="1"/>
    <w:rsid w:val="00C86081"/>
    <w:pPr>
      <w:spacing w:after="0" w:line="240" w:lineRule="auto"/>
    </w:pPr>
    <w:tblPr>
      <w:tblStyleRowBandSize w:val="1"/>
      <w:tblStyleColBandSize w:val="1"/>
      <w:tbl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color="038fd5" w:space="0" w:sz="8" w:themeColor="accent1" w:themeTint="0000BF" w:val="single"/>
        <w:insideV w:color="038fd5" w:space="0" w:sz="8" w:themeColor="accent1" w:themeTint="0000BF" w:val="single"/>
      </w:tblBorders>
    </w:tblPr>
    <w:tcPr>
      <w:shd w:color="auto" w:fill="9fdefd" w:themeFill="accent1" w:themeFillTint="00003F" w:val="clear"/>
    </w:tcPr>
    <w:tblStylePr w:type="firstRow">
      <w:rPr>
        <w:b w:val="1"/>
        <w:bCs w:val="1"/>
      </w:rPr>
    </w:tblStylePr>
    <w:tblStylePr w:type="lastRow">
      <w:rPr>
        <w:b w:val="1"/>
        <w:bCs w:val="1"/>
      </w:rPr>
      <w:tblPr/>
      <w:tcPr>
        <w:tcBorders>
          <w:top w:color="038fd5"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3fbcfb" w:themeFill="accent1" w:themeFillTint="00007F" w:val="clear"/>
      </w:tcPr>
    </w:tblStylePr>
    <w:tblStylePr w:type="band1Horz">
      <w:tblPr/>
      <w:tcPr>
        <w:shd w:color="auto" w:fill="3fbcfb" w:themeFill="accent1" w:themeFillTint="00007F" w:val="clear"/>
      </w:tcPr>
    </w:tblStylePr>
  </w:style>
  <w:style w:type="table" w:styleId="LiVa1-Nhnmanh2">
    <w:name w:val="Medium Grid 1 Accent 2"/>
    <w:basedOn w:val="BangThngthng"/>
    <w:uiPriority w:val="67"/>
    <w:semiHidden w:val="1"/>
    <w:unhideWhenUsed w:val="1"/>
    <w:rsid w:val="00C86081"/>
    <w:pPr>
      <w:spacing w:after="0" w:line="240" w:lineRule="auto"/>
    </w:pPr>
    <w:tblPr>
      <w:tblStyleRowBandSize w:val="1"/>
      <w:tblStyleColBandSize w:val="1"/>
      <w:tbl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color="67acdb" w:space="0" w:sz="8" w:themeColor="accent2" w:themeTint="0000BF" w:val="single"/>
        <w:insideV w:color="67acdb" w:space="0" w:sz="8" w:themeColor="accent2" w:themeTint="0000BF" w:val="single"/>
      </w:tblBorders>
    </w:tblPr>
    <w:tcPr>
      <w:shd w:color="auto" w:fill="cce3f3" w:themeFill="accent2" w:themeFillTint="00003F" w:val="clear"/>
    </w:tcPr>
    <w:tblStylePr w:type="firstRow">
      <w:rPr>
        <w:b w:val="1"/>
        <w:bCs w:val="1"/>
      </w:rPr>
    </w:tblStylePr>
    <w:tblStylePr w:type="lastRow">
      <w:rPr>
        <w:b w:val="1"/>
        <w:bCs w:val="1"/>
      </w:rPr>
      <w:tblPr/>
      <w:tcPr>
        <w:tcBorders>
          <w:top w:color="67acdb"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9ac8e7" w:themeFill="accent2" w:themeFillTint="00007F" w:val="clear"/>
      </w:tcPr>
    </w:tblStylePr>
    <w:tblStylePr w:type="band1Horz">
      <w:tblPr/>
      <w:tcPr>
        <w:shd w:color="auto" w:fill="9ac8e7" w:themeFill="accent2" w:themeFillTint="00007F" w:val="clear"/>
      </w:tcPr>
    </w:tblStylePr>
  </w:style>
  <w:style w:type="table" w:styleId="LiVa1-Nhnmanh3">
    <w:name w:val="Medium Grid 1 Accent 3"/>
    <w:basedOn w:val="BangThngthng"/>
    <w:uiPriority w:val="67"/>
    <w:semiHidden w:val="1"/>
    <w:unhideWhenUsed w:val="1"/>
    <w:rsid w:val="00C86081"/>
    <w:pPr>
      <w:spacing w:after="0" w:line="240" w:lineRule="auto"/>
    </w:pPr>
    <w:tblPr>
      <w:tblStyleRowBandSize w:val="1"/>
      <w:tblStyleColBandSize w:val="1"/>
      <w:tbl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color="5accc3" w:space="0" w:sz="8" w:themeColor="accent3" w:themeTint="0000BF" w:val="single"/>
        <w:insideV w:color="5accc3" w:space="0" w:sz="8" w:themeColor="accent3" w:themeTint="0000BF" w:val="single"/>
      </w:tblBorders>
    </w:tblPr>
    <w:tcPr>
      <w:shd w:color="auto" w:fill="c8eeeb" w:themeFill="accent3" w:themeFillTint="00003F" w:val="clear"/>
    </w:tcPr>
    <w:tblStylePr w:type="firstRow">
      <w:rPr>
        <w:b w:val="1"/>
        <w:bCs w:val="1"/>
      </w:rPr>
    </w:tblStylePr>
    <w:tblStylePr w:type="lastRow">
      <w:rPr>
        <w:b w:val="1"/>
        <w:bCs w:val="1"/>
      </w:rPr>
      <w:tblPr/>
      <w:tcPr>
        <w:tcBorders>
          <w:top w:color="5accc3"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91ddd7" w:themeFill="accent3" w:themeFillTint="00007F" w:val="clear"/>
      </w:tcPr>
    </w:tblStylePr>
    <w:tblStylePr w:type="band1Horz">
      <w:tblPr/>
      <w:tcPr>
        <w:shd w:color="auto" w:fill="91ddd7" w:themeFill="accent3" w:themeFillTint="00007F" w:val="clear"/>
      </w:tcPr>
    </w:tblStylePr>
  </w:style>
  <w:style w:type="table" w:styleId="LiVa1-Nhnmanh4">
    <w:name w:val="Medium Grid 1 Accent 4"/>
    <w:basedOn w:val="BangThngthng"/>
    <w:uiPriority w:val="67"/>
    <w:semiHidden w:val="1"/>
    <w:unhideWhenUsed w:val="1"/>
    <w:rsid w:val="00C86081"/>
    <w:pPr>
      <w:spacing w:after="0" w:line="240" w:lineRule="auto"/>
    </w:pPr>
    <w:tblPr>
      <w:tblStyleRowBandSize w:val="1"/>
      <w:tblStyleColBandSize w:val="1"/>
      <w:tbl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color="8cc5d7" w:space="0" w:sz="8" w:themeColor="accent4" w:themeTint="0000BF" w:val="single"/>
        <w:insideV w:color="8cc5d7" w:space="0" w:sz="8" w:themeColor="accent4" w:themeTint="0000BF" w:val="single"/>
      </w:tblBorders>
    </w:tblPr>
    <w:tcPr>
      <w:shd w:color="auto" w:fill="d9ebf2" w:themeFill="accent4" w:themeFillTint="00003F" w:val="clear"/>
    </w:tcPr>
    <w:tblStylePr w:type="firstRow">
      <w:rPr>
        <w:b w:val="1"/>
        <w:bCs w:val="1"/>
      </w:rPr>
    </w:tblStylePr>
    <w:tblStylePr w:type="lastRow">
      <w:rPr>
        <w:b w:val="1"/>
        <w:bCs w:val="1"/>
      </w:rPr>
      <w:tblPr/>
      <w:tcPr>
        <w:tcBorders>
          <w:top w:color="8cc5d7"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2d8e4" w:themeFill="accent4" w:themeFillTint="00007F" w:val="clear"/>
      </w:tcPr>
    </w:tblStylePr>
    <w:tblStylePr w:type="band1Horz">
      <w:tblPr/>
      <w:tcPr>
        <w:shd w:color="auto" w:fill="b2d8e4" w:themeFill="accent4" w:themeFillTint="00007F" w:val="clear"/>
      </w:tcPr>
    </w:tblStylePr>
  </w:style>
  <w:style w:type="table" w:styleId="LiVa1-Nhnmanh5">
    <w:name w:val="Medium Grid 1 Accent 5"/>
    <w:basedOn w:val="BangThngthng"/>
    <w:uiPriority w:val="67"/>
    <w:semiHidden w:val="1"/>
    <w:unhideWhenUsed w:val="1"/>
    <w:rsid w:val="00C86081"/>
    <w:pPr>
      <w:spacing w:after="0" w:line="240" w:lineRule="auto"/>
    </w:pPr>
    <w:tblPr>
      <w:tblStyleRowBandSize w:val="1"/>
      <w:tblStyleColBandSize w:val="1"/>
      <w:tbl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color="d0e2d7" w:space="0" w:sz="8" w:themeColor="accent5" w:themeTint="0000BF" w:val="single"/>
        <w:insideV w:color="d0e2d7" w:space="0" w:sz="8" w:themeColor="accent5" w:themeTint="0000BF" w:val="single"/>
      </w:tblBorders>
    </w:tblPr>
    <w:tcPr>
      <w:shd w:color="auto" w:fill="eff5f1" w:themeFill="accent5" w:themeFillTint="00003F" w:val="clear"/>
    </w:tcPr>
    <w:tblStylePr w:type="firstRow">
      <w:rPr>
        <w:b w:val="1"/>
        <w:bCs w:val="1"/>
      </w:rPr>
    </w:tblStylePr>
    <w:tblStylePr w:type="lastRow">
      <w:rPr>
        <w:b w:val="1"/>
        <w:bCs w:val="1"/>
      </w:rPr>
      <w:tblPr/>
      <w:tcPr>
        <w:tcBorders>
          <w:top w:color="d0e2d7"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e0ece4" w:themeFill="accent5" w:themeFillTint="00007F" w:val="clear"/>
      </w:tcPr>
    </w:tblStylePr>
    <w:tblStylePr w:type="band1Horz">
      <w:tblPr/>
      <w:tcPr>
        <w:shd w:color="auto" w:fill="e0ece4" w:themeFill="accent5" w:themeFillTint="00007F" w:val="clear"/>
      </w:tcPr>
    </w:tblStylePr>
  </w:style>
  <w:style w:type="table" w:styleId="LiVa1-Nhnmanh6">
    <w:name w:val="Medium Grid 1 Accent 6"/>
    <w:basedOn w:val="BangThngthng"/>
    <w:uiPriority w:val="67"/>
    <w:semiHidden w:val="1"/>
    <w:unhideWhenUsed w:val="1"/>
    <w:rsid w:val="00C86081"/>
    <w:pPr>
      <w:spacing w:after="0" w:line="240" w:lineRule="auto"/>
    </w:pPr>
    <w:tblPr>
      <w:tblStyleRowBandSize w:val="1"/>
      <w:tblStyleColBandSize w:val="1"/>
      <w:tbl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color="5accc3" w:space="0" w:sz="8" w:themeColor="accent6" w:themeTint="0000BF" w:val="single"/>
        <w:insideV w:color="5accc3" w:space="0" w:sz="8" w:themeColor="accent6" w:themeTint="0000BF" w:val="single"/>
      </w:tblBorders>
    </w:tblPr>
    <w:tcPr>
      <w:shd w:color="auto" w:fill="c8eeeb" w:themeFill="accent6" w:themeFillTint="00003F" w:val="clear"/>
    </w:tcPr>
    <w:tblStylePr w:type="firstRow">
      <w:rPr>
        <w:b w:val="1"/>
        <w:bCs w:val="1"/>
      </w:rPr>
    </w:tblStylePr>
    <w:tblStylePr w:type="lastRow">
      <w:rPr>
        <w:b w:val="1"/>
        <w:bCs w:val="1"/>
      </w:rPr>
      <w:tblPr/>
      <w:tcPr>
        <w:tcBorders>
          <w:top w:color="5accc3"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91ddd7" w:themeFill="accent6" w:themeFillTint="00007F" w:val="clear"/>
      </w:tcPr>
    </w:tblStylePr>
    <w:tblStylePr w:type="band1Horz">
      <w:tblPr/>
      <w:tcPr>
        <w:shd w:color="auto" w:fill="91ddd7" w:themeFill="accent6" w:themeFillTint="00007F" w:val="clear"/>
      </w:tcPr>
    </w:tblStylePr>
  </w:style>
  <w:style w:type="table" w:styleId="LiVa2">
    <w:name w:val="Medium Grid 2"/>
    <w:basedOn w:val="BangThngthng"/>
    <w:uiPriority w:val="99"/>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insideH w:color="0f0d29" w:space="0" w:sz="8" w:themeColor="text1" w:val="single"/>
        <w:insideV w:color="0f0d29" w:space="0" w:sz="8" w:themeColor="text1" w:val="single"/>
      </w:tblBorders>
    </w:tblPr>
    <w:tcPr>
      <w:shd w:color="auto" w:fill="ada9e4" w:themeFill="text1" w:themeFillTint="00003F" w:val="clear"/>
    </w:tcPr>
    <w:tblStylePr w:type="firstRow">
      <w:rPr>
        <w:b w:val="1"/>
        <w:bCs w:val="1"/>
        <w:color w:val="0f0d29" w:themeColor="text1"/>
      </w:rPr>
      <w:tblPr/>
      <w:tcPr>
        <w:shd w:color="auto" w:fill="dedcf4" w:themeFill="text1"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bcb9e9" w:themeFill="text1" w:themeFillTint="000033" w:val="clear"/>
      </w:tcPr>
    </w:tblStylePr>
    <w:tblStylePr w:type="band1Vert">
      <w:tblPr/>
      <w:tcPr>
        <w:shd w:color="auto" w:fill="5a52c8" w:themeFill="text1" w:themeFillTint="00007F" w:val="clear"/>
      </w:tcPr>
    </w:tblStylePr>
    <w:tblStylePr w:type="band1Horz">
      <w:tblPr/>
      <w:tcPr>
        <w:tcBorders>
          <w:insideH w:color="0f0d29" w:space="0" w:sz="6" w:themeColor="text1" w:val="single"/>
          <w:insideV w:color="0f0d29" w:space="0" w:sz="6" w:themeColor="text1" w:val="single"/>
        </w:tcBorders>
        <w:shd w:color="auto" w:fill="5a52c8" w:themeFill="text1" w:themeFillTint="00007F" w:val="clear"/>
      </w:tcPr>
    </w:tblStylePr>
    <w:tblStylePr w:type="nwCell">
      <w:tblPr/>
      <w:tcPr>
        <w:shd w:color="auto" w:fill="ffffff" w:themeFill="background1" w:val="clear"/>
      </w:tcPr>
    </w:tblStylePr>
  </w:style>
  <w:style w:type="table" w:styleId="LiVa2-Nhnmanh1">
    <w:name w:val="Medium Grid 2 Accent 1"/>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insideH w:color="024f75" w:space="0" w:sz="8" w:themeColor="accent1" w:val="single"/>
        <w:insideV w:color="024f75" w:space="0" w:sz="8" w:themeColor="accent1" w:val="single"/>
      </w:tblBorders>
    </w:tblPr>
    <w:tcPr>
      <w:shd w:color="auto" w:fill="9fdefd" w:themeFill="accent1" w:themeFillTint="00003F" w:val="clear"/>
    </w:tcPr>
    <w:tblStylePr w:type="firstRow">
      <w:rPr>
        <w:b w:val="1"/>
        <w:bCs w:val="1"/>
        <w:color w:val="0f0d29" w:themeColor="text1"/>
      </w:rPr>
      <w:tblPr/>
      <w:tcPr>
        <w:shd w:color="auto" w:fill="d9f2fe" w:themeFill="accent1"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b1e4fd" w:themeFill="accent1" w:themeFillTint="000033" w:val="clear"/>
      </w:tcPr>
    </w:tblStylePr>
    <w:tblStylePr w:type="band1Vert">
      <w:tblPr/>
      <w:tcPr>
        <w:shd w:color="auto" w:fill="3fbcfb" w:themeFill="accent1" w:themeFillTint="00007F" w:val="clear"/>
      </w:tcPr>
    </w:tblStylePr>
    <w:tblStylePr w:type="band1Horz">
      <w:tblPr/>
      <w:tcPr>
        <w:tcBorders>
          <w:insideH w:color="024f75" w:space="0" w:sz="6" w:themeColor="accent1" w:val="single"/>
          <w:insideV w:color="024f75" w:space="0" w:sz="6" w:themeColor="accent1" w:val="single"/>
        </w:tcBorders>
        <w:shd w:color="auto" w:fill="3fbcfb" w:themeFill="accent1" w:themeFillTint="00007F" w:val="clear"/>
      </w:tcPr>
    </w:tblStylePr>
    <w:tblStylePr w:type="nwCell">
      <w:tblPr/>
      <w:tcPr>
        <w:shd w:color="auto" w:fill="ffffff" w:themeFill="background1" w:val="clear"/>
      </w:tcPr>
    </w:tblStylePr>
  </w:style>
  <w:style w:type="table" w:styleId="LiVa2-Nhnmanh2">
    <w:name w:val="Medium Grid 2 Accent 2"/>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insideH w:color="3592cf" w:space="0" w:sz="8" w:themeColor="accent2" w:val="single"/>
        <w:insideV w:color="3592cf" w:space="0" w:sz="8" w:themeColor="accent2" w:val="single"/>
      </w:tblBorders>
    </w:tblPr>
    <w:tcPr>
      <w:shd w:color="auto" w:fill="cce3f3" w:themeFill="accent2" w:themeFillTint="00003F" w:val="clear"/>
    </w:tcPr>
    <w:tblStylePr w:type="firstRow">
      <w:rPr>
        <w:b w:val="1"/>
        <w:bCs w:val="1"/>
        <w:color w:val="0f0d29" w:themeColor="text1"/>
      </w:rPr>
      <w:tblPr/>
      <w:tcPr>
        <w:shd w:color="auto" w:fill="ebf4fa" w:themeFill="accent2"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6e9f5" w:themeFill="accent2" w:themeFillTint="000033" w:val="clear"/>
      </w:tcPr>
    </w:tblStylePr>
    <w:tblStylePr w:type="band1Vert">
      <w:tblPr/>
      <w:tcPr>
        <w:shd w:color="auto" w:fill="9ac8e7" w:themeFill="accent2" w:themeFillTint="00007F" w:val="clear"/>
      </w:tcPr>
    </w:tblStylePr>
    <w:tblStylePr w:type="band1Horz">
      <w:tblPr/>
      <w:tcPr>
        <w:tcBorders>
          <w:insideH w:color="3592cf" w:space="0" w:sz="6" w:themeColor="accent2" w:val="single"/>
          <w:insideV w:color="3592cf" w:space="0" w:sz="6" w:themeColor="accent2" w:val="single"/>
        </w:tcBorders>
        <w:shd w:color="auto" w:fill="9ac8e7" w:themeFill="accent2" w:themeFillTint="00007F" w:val="clear"/>
      </w:tcPr>
    </w:tblStylePr>
    <w:tblStylePr w:type="nwCell">
      <w:tblPr/>
      <w:tcPr>
        <w:shd w:color="auto" w:fill="ffffff" w:themeFill="background1" w:val="clear"/>
      </w:tcPr>
    </w:tblStylePr>
  </w:style>
  <w:style w:type="table" w:styleId="LiVa2-Nhnmanh3">
    <w:name w:val="Medium Grid 2 Accent 3"/>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insideH w:color="34aba2" w:space="0" w:sz="8" w:themeColor="accent3" w:val="single"/>
        <w:insideV w:color="34aba2" w:space="0" w:sz="8" w:themeColor="accent3" w:val="single"/>
      </w:tblBorders>
    </w:tblPr>
    <w:tcPr>
      <w:shd w:color="auto" w:fill="c8eeeb" w:themeFill="accent3" w:themeFillTint="00003F" w:val="clear"/>
    </w:tcPr>
    <w:tblStylePr w:type="firstRow">
      <w:rPr>
        <w:b w:val="1"/>
        <w:bCs w:val="1"/>
        <w:color w:val="0f0d29" w:themeColor="text1"/>
      </w:rPr>
      <w:tblPr/>
      <w:tcPr>
        <w:shd w:color="auto" w:fill="e9f8f7" w:themeFill="accent3"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2f1ef" w:themeFill="accent3" w:themeFillTint="000033" w:val="clear"/>
      </w:tcPr>
    </w:tblStylePr>
    <w:tblStylePr w:type="band1Vert">
      <w:tblPr/>
      <w:tcPr>
        <w:shd w:color="auto" w:fill="91ddd7" w:themeFill="accent3" w:themeFillTint="00007F" w:val="clear"/>
      </w:tcPr>
    </w:tblStylePr>
    <w:tblStylePr w:type="band1Horz">
      <w:tblPr/>
      <w:tcPr>
        <w:tcBorders>
          <w:insideH w:color="34aba2" w:space="0" w:sz="6" w:themeColor="accent3" w:val="single"/>
          <w:insideV w:color="34aba2" w:space="0" w:sz="6" w:themeColor="accent3" w:val="single"/>
        </w:tcBorders>
        <w:shd w:color="auto" w:fill="91ddd7" w:themeFill="accent3" w:themeFillTint="00007F" w:val="clear"/>
      </w:tcPr>
    </w:tblStylePr>
    <w:tblStylePr w:type="nwCell">
      <w:tblPr/>
      <w:tcPr>
        <w:shd w:color="auto" w:fill="ffffff" w:themeFill="background1" w:val="clear"/>
      </w:tcPr>
    </w:tblStylePr>
  </w:style>
  <w:style w:type="table" w:styleId="LiVa2-Nhnmanh4">
    <w:name w:val="Medium Grid 2 Accent 4"/>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insideH w:color="66b2ca" w:space="0" w:sz="8" w:themeColor="accent4" w:val="single"/>
        <w:insideV w:color="66b2ca" w:space="0" w:sz="8" w:themeColor="accent4" w:val="single"/>
      </w:tblBorders>
    </w:tblPr>
    <w:tcPr>
      <w:shd w:color="auto" w:fill="d9ebf2" w:themeFill="accent4" w:themeFillTint="00003F" w:val="clear"/>
    </w:tcPr>
    <w:tblStylePr w:type="firstRow">
      <w:rPr>
        <w:b w:val="1"/>
        <w:bCs w:val="1"/>
        <w:color w:val="0f0d29" w:themeColor="text1"/>
      </w:rPr>
      <w:tblPr/>
      <w:tcPr>
        <w:shd w:color="auto" w:fill="eff7f9" w:themeFill="accent4"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e0eff4" w:themeFill="accent4" w:themeFillTint="000033" w:val="clear"/>
      </w:tcPr>
    </w:tblStylePr>
    <w:tblStylePr w:type="band1Vert">
      <w:tblPr/>
      <w:tcPr>
        <w:shd w:color="auto" w:fill="b2d8e4" w:themeFill="accent4" w:themeFillTint="00007F" w:val="clear"/>
      </w:tcPr>
    </w:tblStylePr>
    <w:tblStylePr w:type="band1Horz">
      <w:tblPr/>
      <w:tcPr>
        <w:tcBorders>
          <w:insideH w:color="66b2ca" w:space="0" w:sz="6" w:themeColor="accent4" w:val="single"/>
          <w:insideV w:color="66b2ca" w:space="0" w:sz="6" w:themeColor="accent4" w:val="single"/>
        </w:tcBorders>
        <w:shd w:color="auto" w:fill="b2d8e4" w:themeFill="accent4" w:themeFillTint="00007F" w:val="clear"/>
      </w:tcPr>
    </w:tblStylePr>
    <w:tblStylePr w:type="nwCell">
      <w:tblPr/>
      <w:tcPr>
        <w:shd w:color="auto" w:fill="ffffff" w:themeFill="background1" w:val="clear"/>
      </w:tcPr>
    </w:tblStylePr>
  </w:style>
  <w:style w:type="table" w:styleId="LiVa2-Nhnmanh5">
    <w:name w:val="Medium Grid 2 Accent 5"/>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insideH w:color="c1d9cb" w:space="0" w:sz="8" w:themeColor="accent5" w:val="single"/>
        <w:insideV w:color="c1d9cb" w:space="0" w:sz="8" w:themeColor="accent5" w:val="single"/>
      </w:tblBorders>
    </w:tblPr>
    <w:tcPr>
      <w:shd w:color="auto" w:fill="eff5f1" w:themeFill="accent5" w:themeFillTint="00003F" w:val="clear"/>
    </w:tcPr>
    <w:tblStylePr w:type="firstRow">
      <w:rPr>
        <w:b w:val="1"/>
        <w:bCs w:val="1"/>
        <w:color w:val="0f0d29" w:themeColor="text1"/>
      </w:rPr>
      <w:tblPr/>
      <w:tcPr>
        <w:shd w:color="auto" w:fill="f8fbf9" w:themeFill="accent5"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f2f7f4" w:themeFill="accent5" w:themeFillTint="000033" w:val="clear"/>
      </w:tcPr>
    </w:tblStylePr>
    <w:tblStylePr w:type="band1Vert">
      <w:tblPr/>
      <w:tcPr>
        <w:shd w:color="auto" w:fill="e0ece4" w:themeFill="accent5" w:themeFillTint="00007F" w:val="clear"/>
      </w:tcPr>
    </w:tblStylePr>
    <w:tblStylePr w:type="band1Horz">
      <w:tblPr/>
      <w:tcPr>
        <w:tcBorders>
          <w:insideH w:color="c1d9cb" w:space="0" w:sz="6" w:themeColor="accent5" w:val="single"/>
          <w:insideV w:color="c1d9cb" w:space="0" w:sz="6" w:themeColor="accent5" w:val="single"/>
        </w:tcBorders>
        <w:shd w:color="auto" w:fill="e0ece4" w:themeFill="accent5" w:themeFillTint="00007F" w:val="clear"/>
      </w:tcPr>
    </w:tblStylePr>
    <w:tblStylePr w:type="nwCell">
      <w:tblPr/>
      <w:tcPr>
        <w:shd w:color="auto" w:fill="ffffff" w:themeFill="background1" w:val="clear"/>
      </w:tcPr>
    </w:tblStylePr>
  </w:style>
  <w:style w:type="table" w:styleId="LiVa2-Nhnmanh6">
    <w:name w:val="Medium Grid 2 Accent 6"/>
    <w:basedOn w:val="BangThngthng"/>
    <w:uiPriority w:val="68"/>
    <w:semiHidden w:val="1"/>
    <w:unhideWhenUsed w:val="1"/>
    <w:rsid w:val="00C86081"/>
    <w:pPr>
      <w:spacing w:after="0" w:line="240" w:lineRule="auto"/>
    </w:pPr>
    <w:rPr>
      <w:rFonts w:ascii="Arial" w:cs="Arial" w:hAnsi="Arial" w:eastAsiaTheme="majorEastAsia"/>
      <w:color w:val="0f0d29" w:themeColor="text1"/>
    </w:r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insideH w:color="34aba2" w:space="0" w:sz="8" w:themeColor="accent6" w:val="single"/>
        <w:insideV w:color="34aba2" w:space="0" w:sz="8" w:themeColor="accent6" w:val="single"/>
      </w:tblBorders>
    </w:tblPr>
    <w:tcPr>
      <w:shd w:color="auto" w:fill="c8eeeb" w:themeFill="accent6" w:themeFillTint="00003F" w:val="clear"/>
    </w:tcPr>
    <w:tblStylePr w:type="firstRow">
      <w:rPr>
        <w:b w:val="1"/>
        <w:bCs w:val="1"/>
        <w:color w:val="0f0d29" w:themeColor="text1"/>
      </w:rPr>
      <w:tblPr/>
      <w:tcPr>
        <w:shd w:color="auto" w:fill="e9f8f7" w:themeFill="accent6"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2f1ef" w:themeFill="accent6" w:themeFillTint="000033" w:val="clear"/>
      </w:tcPr>
    </w:tblStylePr>
    <w:tblStylePr w:type="band1Vert">
      <w:tblPr/>
      <w:tcPr>
        <w:shd w:color="auto" w:fill="91ddd7" w:themeFill="accent6" w:themeFillTint="00007F" w:val="clear"/>
      </w:tcPr>
    </w:tblStylePr>
    <w:tblStylePr w:type="band1Horz">
      <w:tblPr/>
      <w:tcPr>
        <w:tcBorders>
          <w:insideH w:color="34aba2" w:space="0" w:sz="6" w:themeColor="accent6" w:val="single"/>
          <w:insideV w:color="34aba2" w:space="0" w:sz="6" w:themeColor="accent6" w:val="single"/>
        </w:tcBorders>
        <w:shd w:color="auto" w:fill="91ddd7" w:themeFill="accent6" w:themeFillTint="00007F" w:val="clear"/>
      </w:tcPr>
    </w:tblStylePr>
    <w:tblStylePr w:type="nwCell">
      <w:tblPr/>
      <w:tcPr>
        <w:shd w:color="auto" w:fill="ffffff" w:themeFill="background1" w:val="clear"/>
      </w:tcPr>
    </w:tblStylePr>
  </w:style>
  <w:style w:type="table" w:styleId="LiVa3">
    <w:name w:val="Medium Grid 3"/>
    <w:basedOn w:val="BangThngthng"/>
    <w:uiPriority w:val="9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ada9e4"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f0d29"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f0d29"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f0d29"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f0d29"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5a52c8"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5a52c8" w:themeFill="text1" w:themeFillTint="00007F" w:val="clear"/>
      </w:tcPr>
    </w:tblStylePr>
  </w:style>
  <w:style w:type="table" w:styleId="LiVa3-Nhnmanh1">
    <w:name w:val="Medium Grid 3 Accent 1"/>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9fdefd"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24f75"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24f75"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24f75"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24f75"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3fbcfb"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3fbcfb" w:themeFill="accent1" w:themeFillTint="00007F" w:val="clear"/>
      </w:tcPr>
    </w:tblStylePr>
  </w:style>
  <w:style w:type="table" w:styleId="LiVa3-Nhnmanh2">
    <w:name w:val="Medium Grid 3 Accent 2"/>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ce3f3"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592cf"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592cf"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592cf"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592cf"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ac8e7"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ac8e7" w:themeFill="accent2" w:themeFillTint="00007F" w:val="clear"/>
      </w:tcPr>
    </w:tblStylePr>
  </w:style>
  <w:style w:type="table" w:styleId="LiVa3-Nhnmanh3">
    <w:name w:val="Medium Grid 3 Accent 3"/>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8eeeb"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4aba2"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4aba2"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4aba2"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4aba2"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1ddd7"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1ddd7" w:themeFill="accent3" w:themeFillTint="00007F" w:val="clear"/>
      </w:tcPr>
    </w:tblStylePr>
  </w:style>
  <w:style w:type="table" w:styleId="LiVa3-Nhnmanh4">
    <w:name w:val="Medium Grid 3 Accent 4"/>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9ebf2"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66b2ca"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66b2ca"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66b2ca"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66b2ca"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2d8e4"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2d8e4" w:themeFill="accent4" w:themeFillTint="00007F" w:val="clear"/>
      </w:tcPr>
    </w:tblStylePr>
  </w:style>
  <w:style w:type="table" w:styleId="LiVa3-Nhnmanh5">
    <w:name w:val="Medium Grid 3 Accent 5"/>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f5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1d9cb"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1d9cb"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1d9cb"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1d9cb"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0ece4"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0ece4" w:themeFill="accent5" w:themeFillTint="00007F" w:val="clear"/>
      </w:tcPr>
    </w:tblStylePr>
  </w:style>
  <w:style w:type="table" w:styleId="LiVa3-Nhnmanh6">
    <w:name w:val="Medium Grid 3 Accent 6"/>
    <w:basedOn w:val="BangThngthng"/>
    <w:uiPriority w:val="69"/>
    <w:semiHidden w:val="1"/>
    <w:unhideWhenUsed w:val="1"/>
    <w:rsid w:val="00C86081"/>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8eeeb"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4aba2"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4aba2"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4aba2"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4aba2"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1ddd7"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1ddd7" w:themeFill="accent6" w:themeFillTint="00007F" w:val="clear"/>
      </w:tcPr>
    </w:tblStylePr>
  </w:style>
  <w:style w:type="paragraph" w:styleId="DanhmucTailiuThamkhao">
    <w:name w:val="Bibliography"/>
    <w:basedOn w:val="Binhthng"/>
    <w:next w:val="Binhthng"/>
    <w:uiPriority w:val="37"/>
    <w:semiHidden w:val="1"/>
    <w:unhideWhenUsed w:val="1"/>
    <w:rsid w:val="00C86081"/>
  </w:style>
  <w:style w:type="character" w:styleId="TiuSach">
    <w:name w:val="Book Title"/>
    <w:basedOn w:val="Phngmcinhcuaoanvn"/>
    <w:uiPriority w:val="33"/>
    <w:semiHidden w:val="1"/>
    <w:unhideWhenUsed w:val="1"/>
    <w:qFormat w:val="1"/>
    <w:rsid w:val="00C86081"/>
    <w:rPr>
      <w:rFonts w:ascii="Calibri" w:cs="Calibri" w:hAnsi="Calibri"/>
      <w:b w:val="1"/>
      <w:bCs w:val="1"/>
      <w:i w:val="1"/>
      <w:iCs w:val="1"/>
      <w:spacing w:val="5"/>
    </w:rPr>
  </w:style>
  <w:style w:type="character" w:styleId="Hashtag">
    <w:name w:val="Hashtag"/>
    <w:basedOn w:val="Phngmcinhcuaoanvn"/>
    <w:uiPriority w:val="99"/>
    <w:semiHidden w:val="1"/>
    <w:unhideWhenUsed w:val="1"/>
    <w:rsid w:val="00C86081"/>
    <w:rPr>
      <w:rFonts w:ascii="Calibri" w:cs="Calibri" w:hAnsi="Calibri"/>
      <w:color w:val="2b579a"/>
      <w:shd w:color="auto" w:fill="e1dfdd" w:val="clear"/>
    </w:rPr>
  </w:style>
  <w:style w:type="paragraph" w:styleId="Phnuth">
    <w:name w:val="Message Header"/>
    <w:basedOn w:val="Binhthng"/>
    <w:link w:val="PhnuthChar"/>
    <w:uiPriority w:val="99"/>
    <w:semiHidden w:val="1"/>
    <w:unhideWhenUsed w:val="1"/>
    <w:rsid w:val="00C86081"/>
    <w:pPr>
      <w:pBdr>
        <w:top w:color="auto" w:space="1" w:sz="6" w:val="single"/>
        <w:left w:color="auto" w:space="1" w:sz="6" w:val="single"/>
        <w:bottom w:color="auto" w:space="1" w:sz="6" w:val="single"/>
        <w:right w:color="auto" w:space="1" w:sz="6" w:val="single"/>
      </w:pBdr>
      <w:shd w:color="auto" w:fill="auto" w:val="pct20"/>
      <w:spacing w:line="240" w:lineRule="auto"/>
      <w:ind w:left="1080" w:hanging="1080"/>
    </w:pPr>
    <w:rPr>
      <w:rFonts w:ascii="Arial" w:cs="Arial" w:hAnsi="Arial" w:eastAsiaTheme="majorEastAsia"/>
      <w:sz w:val="24"/>
      <w:szCs w:val="24"/>
    </w:rPr>
  </w:style>
  <w:style w:type="character" w:styleId="PhnuthChar" w:customStyle="1">
    <w:name w:val="Phần đầu thư Char"/>
    <w:basedOn w:val="Phngmcinhcuaoanvn"/>
    <w:link w:val="Phnuth"/>
    <w:uiPriority w:val="99"/>
    <w:semiHidden w:val="1"/>
    <w:rsid w:val="00C86081"/>
    <w:rPr>
      <w:rFonts w:ascii="Arial" w:cs="Arial" w:hAnsi="Arial" w:eastAsiaTheme="majorEastAsia"/>
      <w:b w:val="1"/>
      <w:color w:val="082a75" w:themeColor="text2"/>
      <w:shd w:color="auto" w:fill="auto" w:val="pct20"/>
    </w:rPr>
  </w:style>
  <w:style w:type="table" w:styleId="BangThanhlich">
    <w:name w:val="Table Elegant"/>
    <w:basedOn w:val="BangThngthng"/>
    <w:uiPriority w:val="99"/>
    <w:semiHidden w:val="1"/>
    <w:unhideWhenUsed w:val="1"/>
    <w:rsid w:val="00C86081"/>
    <w:pPr>
      <w:spacing w:after="0"/>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paragraph" w:styleId="Danhsach">
    <w:name w:val="List"/>
    <w:basedOn w:val="Binhthng"/>
    <w:uiPriority w:val="99"/>
    <w:semiHidden w:val="1"/>
    <w:unhideWhenUsed w:val="1"/>
    <w:rsid w:val="00C86081"/>
    <w:pPr>
      <w:ind w:left="360" w:hanging="360"/>
      <w:contextualSpacing w:val="1"/>
    </w:pPr>
  </w:style>
  <w:style w:type="paragraph" w:styleId="Danhsach2">
    <w:name w:val="List 2"/>
    <w:basedOn w:val="Binhthng"/>
    <w:uiPriority w:val="99"/>
    <w:semiHidden w:val="1"/>
    <w:unhideWhenUsed w:val="1"/>
    <w:rsid w:val="00C86081"/>
    <w:pPr>
      <w:ind w:left="720" w:hanging="360"/>
      <w:contextualSpacing w:val="1"/>
    </w:pPr>
  </w:style>
  <w:style w:type="paragraph" w:styleId="Danhsach3">
    <w:name w:val="List 3"/>
    <w:basedOn w:val="Binhthng"/>
    <w:uiPriority w:val="99"/>
    <w:semiHidden w:val="1"/>
    <w:unhideWhenUsed w:val="1"/>
    <w:rsid w:val="00C86081"/>
    <w:pPr>
      <w:ind w:left="1080" w:hanging="360"/>
      <w:contextualSpacing w:val="1"/>
    </w:pPr>
  </w:style>
  <w:style w:type="paragraph" w:styleId="Danhsach4">
    <w:name w:val="List 4"/>
    <w:basedOn w:val="Binhthng"/>
    <w:uiPriority w:val="99"/>
    <w:semiHidden w:val="1"/>
    <w:unhideWhenUsed w:val="1"/>
    <w:rsid w:val="00C86081"/>
    <w:pPr>
      <w:ind w:left="1440" w:hanging="360"/>
      <w:contextualSpacing w:val="1"/>
    </w:pPr>
  </w:style>
  <w:style w:type="paragraph" w:styleId="Danhsach5">
    <w:name w:val="List 5"/>
    <w:basedOn w:val="Binhthng"/>
    <w:uiPriority w:val="99"/>
    <w:semiHidden w:val="1"/>
    <w:unhideWhenUsed w:val="1"/>
    <w:rsid w:val="00C86081"/>
    <w:pPr>
      <w:ind w:left="1800" w:hanging="360"/>
      <w:contextualSpacing w:val="1"/>
    </w:pPr>
  </w:style>
  <w:style w:type="table" w:styleId="Bangdangdanhsach1">
    <w:name w:val="Table List 1"/>
    <w:basedOn w:val="BangThngthng"/>
    <w:uiPriority w:val="99"/>
    <w:semiHidden w:val="1"/>
    <w:unhideWhenUsed w:val="1"/>
    <w:rsid w:val="00C86081"/>
    <w:pPr>
      <w:spacing w:after="0"/>
    </w:pPr>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dangdanhsach2">
    <w:name w:val="Table List 2"/>
    <w:basedOn w:val="BangThngthng"/>
    <w:uiPriority w:val="99"/>
    <w:semiHidden w:val="1"/>
    <w:unhideWhenUsed w:val="1"/>
    <w:rsid w:val="00C86081"/>
    <w:pPr>
      <w:spacing w:after="0"/>
    </w:pPr>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dangdanhsach3">
    <w:name w:val="Table List 3"/>
    <w:basedOn w:val="BangThngthng"/>
    <w:uiPriority w:val="99"/>
    <w:semiHidden w:val="1"/>
    <w:unhideWhenUsed w:val="1"/>
    <w:rsid w:val="00C86081"/>
    <w:pPr>
      <w:spacing w:after="0"/>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Bangdangdanhsach4">
    <w:name w:val="Table List 4"/>
    <w:basedOn w:val="BangThngthng"/>
    <w:uiPriority w:val="99"/>
    <w:semiHidden w:val="1"/>
    <w:unhideWhenUsed w:val="1"/>
    <w:rsid w:val="00C86081"/>
    <w:pPr>
      <w:spacing w:after="0"/>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Bangdangdanhsach5">
    <w:name w:val="Table List 5"/>
    <w:basedOn w:val="BangThngthng"/>
    <w:uiPriority w:val="99"/>
    <w:semiHidden w:val="1"/>
    <w:unhideWhenUsed w:val="1"/>
    <w:rsid w:val="00C86081"/>
    <w:pPr>
      <w:spacing w:after="0"/>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Bangdangdanhsach6">
    <w:name w:val="Table List 6"/>
    <w:basedOn w:val="BangThngthng"/>
    <w:uiPriority w:val="99"/>
    <w:semiHidden w:val="1"/>
    <w:unhideWhenUsed w:val="1"/>
    <w:rsid w:val="00C86081"/>
    <w:pPr>
      <w:spacing w:after="0"/>
    </w:p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Bangdangdanhsach7">
    <w:name w:val="Table List 7"/>
    <w:basedOn w:val="BangThngthng"/>
    <w:uiPriority w:val="99"/>
    <w:semiHidden w:val="1"/>
    <w:unhideWhenUsed w:val="1"/>
    <w:rsid w:val="00C86081"/>
    <w:pPr>
      <w:spacing w:after="0"/>
    </w:pPr>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Bangdangdanhsach8">
    <w:name w:val="Table List 8"/>
    <w:basedOn w:val="BangThngthng"/>
    <w:uiPriority w:val="99"/>
    <w:semiHidden w:val="1"/>
    <w:unhideWhenUsed w:val="1"/>
    <w:rsid w:val="00C86081"/>
    <w:pPr>
      <w:spacing w:after="0"/>
    </w:pPr>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Danhsachlintuc">
    <w:name w:val="List Continue"/>
    <w:basedOn w:val="Binhthng"/>
    <w:uiPriority w:val="99"/>
    <w:semiHidden w:val="1"/>
    <w:unhideWhenUsed w:val="1"/>
    <w:rsid w:val="00C86081"/>
    <w:pPr>
      <w:spacing w:after="120"/>
      <w:ind w:left="360"/>
      <w:contextualSpacing w:val="1"/>
    </w:pPr>
  </w:style>
  <w:style w:type="paragraph" w:styleId="Danhsachlintuc2">
    <w:name w:val="List Continue 2"/>
    <w:basedOn w:val="Binhthng"/>
    <w:uiPriority w:val="99"/>
    <w:semiHidden w:val="1"/>
    <w:unhideWhenUsed w:val="1"/>
    <w:rsid w:val="00C86081"/>
    <w:pPr>
      <w:spacing w:after="120"/>
      <w:ind w:left="720"/>
      <w:contextualSpacing w:val="1"/>
    </w:pPr>
  </w:style>
  <w:style w:type="paragraph" w:styleId="Danhsachlintuc3">
    <w:name w:val="List Continue 3"/>
    <w:basedOn w:val="Binhthng"/>
    <w:uiPriority w:val="99"/>
    <w:semiHidden w:val="1"/>
    <w:unhideWhenUsed w:val="1"/>
    <w:rsid w:val="00C86081"/>
    <w:pPr>
      <w:spacing w:after="120"/>
      <w:ind w:left="1080"/>
      <w:contextualSpacing w:val="1"/>
    </w:pPr>
  </w:style>
  <w:style w:type="paragraph" w:styleId="Danhsachlintuc4">
    <w:name w:val="List Continue 4"/>
    <w:basedOn w:val="Binhthng"/>
    <w:uiPriority w:val="99"/>
    <w:semiHidden w:val="1"/>
    <w:unhideWhenUsed w:val="1"/>
    <w:rsid w:val="00C86081"/>
    <w:pPr>
      <w:spacing w:after="120"/>
      <w:ind w:left="1440"/>
      <w:contextualSpacing w:val="1"/>
    </w:pPr>
  </w:style>
  <w:style w:type="paragraph" w:styleId="Danhsachlintuc5">
    <w:name w:val="List Continue 5"/>
    <w:basedOn w:val="Binhthng"/>
    <w:uiPriority w:val="99"/>
    <w:semiHidden w:val="1"/>
    <w:unhideWhenUsed w:val="1"/>
    <w:rsid w:val="00C86081"/>
    <w:pPr>
      <w:spacing w:after="120"/>
      <w:ind w:left="1800"/>
      <w:contextualSpacing w:val="1"/>
    </w:pPr>
  </w:style>
  <w:style w:type="paragraph" w:styleId="oancuaDanhsach">
    <w:name w:val="List Paragraph"/>
    <w:basedOn w:val="Binhthng"/>
    <w:uiPriority w:val="34"/>
    <w:unhideWhenUsed w:val="1"/>
    <w:qFormat w:val="1"/>
    <w:rsid w:val="00C86081"/>
    <w:pPr>
      <w:ind w:left="720"/>
      <w:contextualSpacing w:val="1"/>
    </w:pPr>
  </w:style>
  <w:style w:type="paragraph" w:styleId="Sudong">
    <w:name w:val="List Number"/>
    <w:basedOn w:val="Binhthng"/>
    <w:uiPriority w:val="99"/>
    <w:semiHidden w:val="1"/>
    <w:unhideWhenUsed w:val="1"/>
    <w:rsid w:val="00C86081"/>
    <w:pPr>
      <w:numPr>
        <w:numId w:val="3"/>
      </w:numPr>
      <w:contextualSpacing w:val="1"/>
    </w:pPr>
  </w:style>
  <w:style w:type="paragraph" w:styleId="Sudong2">
    <w:name w:val="List Number 2"/>
    <w:basedOn w:val="Binhthng"/>
    <w:uiPriority w:val="99"/>
    <w:semiHidden w:val="1"/>
    <w:unhideWhenUsed w:val="1"/>
    <w:rsid w:val="00C86081"/>
    <w:pPr>
      <w:numPr>
        <w:numId w:val="4"/>
      </w:numPr>
      <w:contextualSpacing w:val="1"/>
    </w:pPr>
  </w:style>
  <w:style w:type="paragraph" w:styleId="Sudong3">
    <w:name w:val="List Number 3"/>
    <w:basedOn w:val="Binhthng"/>
    <w:uiPriority w:val="99"/>
    <w:semiHidden w:val="1"/>
    <w:unhideWhenUsed w:val="1"/>
    <w:rsid w:val="00C86081"/>
    <w:pPr>
      <w:numPr>
        <w:numId w:val="5"/>
      </w:numPr>
      <w:contextualSpacing w:val="1"/>
    </w:pPr>
  </w:style>
  <w:style w:type="paragraph" w:styleId="Sudong4">
    <w:name w:val="List Number 4"/>
    <w:basedOn w:val="Binhthng"/>
    <w:uiPriority w:val="99"/>
    <w:semiHidden w:val="1"/>
    <w:unhideWhenUsed w:val="1"/>
    <w:rsid w:val="00C86081"/>
    <w:pPr>
      <w:numPr>
        <w:numId w:val="6"/>
      </w:numPr>
      <w:contextualSpacing w:val="1"/>
    </w:pPr>
  </w:style>
  <w:style w:type="paragraph" w:styleId="Sudong5">
    <w:name w:val="List Number 5"/>
    <w:basedOn w:val="Binhthng"/>
    <w:uiPriority w:val="99"/>
    <w:semiHidden w:val="1"/>
    <w:unhideWhenUsed w:val="1"/>
    <w:rsid w:val="00C86081"/>
    <w:pPr>
      <w:numPr>
        <w:numId w:val="7"/>
      </w:numPr>
      <w:contextualSpacing w:val="1"/>
    </w:pPr>
  </w:style>
  <w:style w:type="paragraph" w:styleId="Duudong">
    <w:name w:val="List Bullet"/>
    <w:basedOn w:val="Binhthng"/>
    <w:uiPriority w:val="99"/>
    <w:semiHidden w:val="1"/>
    <w:unhideWhenUsed w:val="1"/>
    <w:rsid w:val="00C86081"/>
    <w:pPr>
      <w:numPr>
        <w:numId w:val="8"/>
      </w:numPr>
      <w:contextualSpacing w:val="1"/>
    </w:pPr>
  </w:style>
  <w:style w:type="paragraph" w:styleId="Duudong2">
    <w:name w:val="List Bullet 2"/>
    <w:basedOn w:val="Binhthng"/>
    <w:uiPriority w:val="99"/>
    <w:semiHidden w:val="1"/>
    <w:unhideWhenUsed w:val="1"/>
    <w:rsid w:val="00C86081"/>
    <w:pPr>
      <w:numPr>
        <w:numId w:val="9"/>
      </w:numPr>
      <w:contextualSpacing w:val="1"/>
    </w:pPr>
  </w:style>
  <w:style w:type="paragraph" w:styleId="Duudong3">
    <w:name w:val="List Bullet 3"/>
    <w:basedOn w:val="Binhthng"/>
    <w:uiPriority w:val="99"/>
    <w:semiHidden w:val="1"/>
    <w:unhideWhenUsed w:val="1"/>
    <w:rsid w:val="00C86081"/>
    <w:pPr>
      <w:numPr>
        <w:numId w:val="10"/>
      </w:numPr>
      <w:contextualSpacing w:val="1"/>
    </w:pPr>
  </w:style>
  <w:style w:type="paragraph" w:styleId="Duudong4">
    <w:name w:val="List Bullet 4"/>
    <w:basedOn w:val="Binhthng"/>
    <w:uiPriority w:val="99"/>
    <w:semiHidden w:val="1"/>
    <w:unhideWhenUsed w:val="1"/>
    <w:rsid w:val="00C86081"/>
    <w:pPr>
      <w:numPr>
        <w:numId w:val="11"/>
      </w:numPr>
      <w:contextualSpacing w:val="1"/>
    </w:pPr>
  </w:style>
  <w:style w:type="paragraph" w:styleId="Duudong5">
    <w:name w:val="List Bullet 5"/>
    <w:basedOn w:val="Binhthng"/>
    <w:uiPriority w:val="99"/>
    <w:semiHidden w:val="1"/>
    <w:unhideWhenUsed w:val="1"/>
    <w:rsid w:val="00C86081"/>
    <w:pPr>
      <w:numPr>
        <w:numId w:val="12"/>
      </w:numPr>
      <w:contextualSpacing w:val="1"/>
    </w:pPr>
  </w:style>
  <w:style w:type="table" w:styleId="Bangdangcin1">
    <w:name w:val="Table Classic 1"/>
    <w:basedOn w:val="BangThngthng"/>
    <w:uiPriority w:val="99"/>
    <w:semiHidden w:val="1"/>
    <w:unhideWhenUsed w:val="1"/>
    <w:rsid w:val="00C86081"/>
    <w:pPr>
      <w:spacing w:after="0"/>
    </w:p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dangcin2">
    <w:name w:val="Table Classic 2"/>
    <w:basedOn w:val="BangThngthng"/>
    <w:uiPriority w:val="99"/>
    <w:semiHidden w:val="1"/>
    <w:unhideWhenUsed w:val="1"/>
    <w:rsid w:val="00C86081"/>
    <w:pPr>
      <w:spacing w:after="0"/>
    </w:p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Bangdangcin3">
    <w:name w:val="Table Classic 3"/>
    <w:basedOn w:val="BangThngthng"/>
    <w:uiPriority w:val="99"/>
    <w:semiHidden w:val="1"/>
    <w:unhideWhenUsed w:val="1"/>
    <w:rsid w:val="00C86081"/>
    <w:pPr>
      <w:spacing w:after="0"/>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Bangdangcin4">
    <w:name w:val="Table Classic 4"/>
    <w:basedOn w:val="BangThngthng"/>
    <w:uiPriority w:val="99"/>
    <w:semiHidden w:val="1"/>
    <w:unhideWhenUsed w:val="1"/>
    <w:rsid w:val="00C86081"/>
    <w:pPr>
      <w:spacing w:after="0"/>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paragraph" w:styleId="Banghinhminhhoa">
    <w:name w:val="table of figures"/>
    <w:basedOn w:val="Binhthng"/>
    <w:next w:val="Binhthng"/>
    <w:uiPriority w:val="99"/>
    <w:semiHidden w:val="1"/>
    <w:unhideWhenUsed w:val="1"/>
    <w:rsid w:val="00C86081"/>
  </w:style>
  <w:style w:type="paragraph" w:styleId="VnbanMacro">
    <w:name w:val="macro"/>
    <w:link w:val="VnbanMacroChar"/>
    <w:uiPriority w:val="99"/>
    <w:semiHidden w:val="1"/>
    <w:unhideWhenUsed w:val="1"/>
    <w:rsid w:val="00C86081"/>
    <w:pPr>
      <w:tabs>
        <w:tab w:val="left" w:pos="480"/>
        <w:tab w:val="left" w:pos="960"/>
        <w:tab w:val="left" w:pos="1440"/>
        <w:tab w:val="left" w:pos="1920"/>
        <w:tab w:val="left" w:pos="2400"/>
        <w:tab w:val="left" w:pos="2880"/>
        <w:tab w:val="left" w:pos="3360"/>
        <w:tab w:val="left" w:pos="3840"/>
        <w:tab w:val="left" w:pos="4320"/>
      </w:tabs>
      <w:spacing w:after="0"/>
    </w:pPr>
    <w:rPr>
      <w:rFonts w:ascii="Consolas" w:cs="Calibri" w:hAnsi="Consolas" w:eastAsiaTheme="minorEastAsia"/>
      <w:b w:val="1"/>
      <w:color w:val="082a75" w:themeColor="text2"/>
      <w:sz w:val="20"/>
      <w:szCs w:val="20"/>
    </w:rPr>
  </w:style>
  <w:style w:type="character" w:styleId="VnbanMacroChar" w:customStyle="1">
    <w:name w:val="Văn bản Macro Char"/>
    <w:basedOn w:val="Phngmcinhcuaoanvn"/>
    <w:link w:val="VnbanMacro"/>
    <w:uiPriority w:val="99"/>
    <w:semiHidden w:val="1"/>
    <w:rsid w:val="00C86081"/>
    <w:rPr>
      <w:rFonts w:ascii="Consolas" w:cs="Calibri" w:hAnsi="Consolas" w:eastAsiaTheme="minorEastAsia"/>
      <w:b w:val="1"/>
      <w:color w:val="082a75" w:themeColor="text2"/>
      <w:sz w:val="20"/>
      <w:szCs w:val="20"/>
    </w:rPr>
  </w:style>
  <w:style w:type="paragraph" w:styleId="PhongbiGitra">
    <w:name w:val="envelope return"/>
    <w:basedOn w:val="Binhthng"/>
    <w:uiPriority w:val="99"/>
    <w:semiHidden w:val="1"/>
    <w:unhideWhenUsed w:val="1"/>
    <w:rsid w:val="00C86081"/>
    <w:pPr>
      <w:spacing w:line="240" w:lineRule="auto"/>
    </w:pPr>
    <w:rPr>
      <w:rFonts w:ascii="Arial" w:cs="Arial" w:hAnsi="Arial" w:eastAsiaTheme="majorEastAsia"/>
      <w:sz w:val="20"/>
      <w:szCs w:val="20"/>
    </w:rPr>
  </w:style>
  <w:style w:type="character" w:styleId="ThamchiuChuthichcui">
    <w:name w:val="endnote reference"/>
    <w:basedOn w:val="Phngmcinhcuaoanvn"/>
    <w:uiPriority w:val="99"/>
    <w:semiHidden w:val="1"/>
    <w:unhideWhenUsed w:val="1"/>
    <w:rsid w:val="00C86081"/>
    <w:rPr>
      <w:rFonts w:ascii="Calibri" w:cs="Calibri" w:hAnsi="Calibri"/>
      <w:vertAlign w:val="superscript"/>
    </w:rPr>
  </w:style>
  <w:style w:type="paragraph" w:styleId="VnbanChuthichcui">
    <w:name w:val="endnote text"/>
    <w:basedOn w:val="Binhthng"/>
    <w:link w:val="VnbanChuthichcuiChar"/>
    <w:uiPriority w:val="99"/>
    <w:semiHidden w:val="1"/>
    <w:unhideWhenUsed w:val="1"/>
    <w:rsid w:val="00C86081"/>
    <w:pPr>
      <w:spacing w:line="240" w:lineRule="auto"/>
    </w:pPr>
    <w:rPr>
      <w:sz w:val="20"/>
      <w:szCs w:val="20"/>
    </w:rPr>
  </w:style>
  <w:style w:type="character" w:styleId="VnbanChuthichcuiChar" w:customStyle="1">
    <w:name w:val="Văn bản Chú thích cuối Char"/>
    <w:basedOn w:val="Phngmcinhcuaoanvn"/>
    <w:link w:val="VnbanChuthichcui"/>
    <w:uiPriority w:val="99"/>
    <w:semiHidden w:val="1"/>
    <w:rsid w:val="00C86081"/>
    <w:rPr>
      <w:rFonts w:ascii="Calibri" w:cs="Calibri" w:hAnsi="Calibri" w:eastAsiaTheme="minorEastAsia"/>
      <w:b w:val="1"/>
      <w:color w:val="082a75" w:themeColor="text2"/>
      <w:sz w:val="20"/>
      <w:szCs w:val="20"/>
    </w:rPr>
  </w:style>
  <w:style w:type="paragraph" w:styleId="DanhmucCnc">
    <w:name w:val="table of authorities"/>
    <w:basedOn w:val="Binhthng"/>
    <w:next w:val="Binhthng"/>
    <w:uiPriority w:val="99"/>
    <w:semiHidden w:val="1"/>
    <w:unhideWhenUsed w:val="1"/>
    <w:rsid w:val="00C86081"/>
    <w:pPr>
      <w:ind w:left="280" w:hanging="280"/>
    </w:pPr>
  </w:style>
  <w:style w:type="paragraph" w:styleId="uDanhmucCnc">
    <w:name w:val="toa heading"/>
    <w:basedOn w:val="Binhthng"/>
    <w:next w:val="Binhthng"/>
    <w:uiPriority w:val="99"/>
    <w:semiHidden w:val="1"/>
    <w:unhideWhenUsed w:val="1"/>
    <w:rsid w:val="00C86081"/>
    <w:pPr>
      <w:spacing w:before="120"/>
    </w:pPr>
    <w:rPr>
      <w:rFonts w:ascii="Arial" w:cs="Arial" w:hAnsi="Arial" w:eastAsiaTheme="majorEastAsia"/>
      <w:bCs w:val="1"/>
      <w:sz w:val="24"/>
      <w:szCs w:val="24"/>
    </w:rPr>
  </w:style>
  <w:style w:type="paragraph" w:styleId="Litrichdn">
    <w:name w:val="Quote"/>
    <w:basedOn w:val="Binhthng"/>
    <w:next w:val="Binhthng"/>
    <w:link w:val="LitrichdnChar"/>
    <w:uiPriority w:val="29"/>
    <w:semiHidden w:val="1"/>
    <w:unhideWhenUsed w:val="1"/>
    <w:qFormat w:val="1"/>
    <w:rsid w:val="00C86081"/>
    <w:pPr>
      <w:spacing w:after="160" w:before="200"/>
      <w:ind w:left="864" w:right="864"/>
      <w:jc w:val="center"/>
    </w:pPr>
    <w:rPr>
      <w:i w:val="1"/>
      <w:iCs w:val="1"/>
      <w:color w:val="2e287f" w:themeColor="text1" w:themeTint="0000BF"/>
    </w:rPr>
  </w:style>
  <w:style w:type="character" w:styleId="LitrichdnChar" w:customStyle="1">
    <w:name w:val="Lời trích dẫn Char"/>
    <w:basedOn w:val="Phngmcinhcuaoanvn"/>
    <w:link w:val="Litrichdn"/>
    <w:uiPriority w:val="29"/>
    <w:semiHidden w:val="1"/>
    <w:rsid w:val="00C86081"/>
    <w:rPr>
      <w:rFonts w:ascii="Calibri" w:cs="Calibri" w:hAnsi="Calibri" w:eastAsiaTheme="minorEastAsia"/>
      <w:b w:val="1"/>
      <w:i w:val="1"/>
      <w:iCs w:val="1"/>
      <w:color w:val="2e287f" w:themeColor="text1" w:themeTint="0000BF"/>
      <w:sz w:val="28"/>
      <w:szCs w:val="22"/>
    </w:rPr>
  </w:style>
  <w:style w:type="character" w:styleId="Nhnmanh">
    <w:name w:val="Emphasis"/>
    <w:basedOn w:val="Phngmcinhcuaoanvn"/>
    <w:uiPriority w:val="2"/>
    <w:semiHidden w:val="1"/>
    <w:unhideWhenUsed w:val="1"/>
    <w:qFormat w:val="1"/>
    <w:rsid w:val="00C86081"/>
    <w:rPr>
      <w:rFonts w:ascii="Calibri" w:cs="Calibri" w:hAnsi="Calibri"/>
      <w:i w:val="1"/>
      <w:iCs w:val="1"/>
    </w:rPr>
  </w:style>
  <w:style w:type="table" w:styleId="DanhsachScs">
    <w:name w:val="Colorful List"/>
    <w:basedOn w:val="BangThngthng"/>
    <w:uiPriority w:val="99"/>
    <w:semiHidden w:val="1"/>
    <w:unhideWhenUsed w:val="1"/>
    <w:rsid w:val="00C86081"/>
    <w:pPr>
      <w:spacing w:after="0" w:line="240" w:lineRule="auto"/>
    </w:pPr>
    <w:rPr>
      <w:color w:val="0f0d29" w:themeColor="text1"/>
    </w:rPr>
    <w:tblPr>
      <w:tblStyleRowBandSize w:val="1"/>
      <w:tblStyleColBandSize w:val="1"/>
    </w:tblPr>
    <w:tcPr>
      <w:shd w:color="auto" w:fill="dedcf4" w:themeFill="text1"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ada9e4" w:themeFill="text1" w:themeFillTint="00003F" w:val="clear"/>
      </w:tcPr>
    </w:tblStylePr>
    <w:tblStylePr w:type="band1Horz">
      <w:tblPr/>
      <w:tcPr>
        <w:shd w:color="auto" w:fill="bcb9e9" w:themeFill="text1" w:themeFillTint="000033" w:val="clear"/>
      </w:tcPr>
    </w:tblStylePr>
  </w:style>
  <w:style w:type="table" w:styleId="DanhsachScs-Nhnmanh1">
    <w:name w:val="Colorful List Accent 1"/>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d9f2fe" w:themeFill="accent1"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9fdefd" w:themeFill="accent1" w:themeFillTint="00003F" w:val="clear"/>
      </w:tcPr>
    </w:tblStylePr>
    <w:tblStylePr w:type="band1Horz">
      <w:tblPr/>
      <w:tcPr>
        <w:shd w:color="auto" w:fill="b1e4fd" w:themeFill="accent1" w:themeFillTint="000033" w:val="clear"/>
      </w:tcPr>
    </w:tblStylePr>
  </w:style>
  <w:style w:type="table" w:styleId="DanhsachScs-Nhnmanh2">
    <w:name w:val="Colorful List Accent 2"/>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ebf4fa" w:themeFill="accent2"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ce3f3" w:themeFill="accent2" w:themeFillTint="00003F" w:val="clear"/>
      </w:tcPr>
    </w:tblStylePr>
    <w:tblStylePr w:type="band1Horz">
      <w:tblPr/>
      <w:tcPr>
        <w:shd w:color="auto" w:fill="d6e9f5" w:themeFill="accent2" w:themeFillTint="000033" w:val="clear"/>
      </w:tcPr>
    </w:tblStylePr>
  </w:style>
  <w:style w:type="table" w:styleId="DanhsachScs-Nhnmanh3">
    <w:name w:val="Colorful List Accent 3"/>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e9f8f7" w:themeFill="accent3" w:themeFillTint="000019" w:val="clear"/>
    </w:tcPr>
    <w:tblStylePr w:type="firstRow">
      <w:rPr>
        <w:b w:val="1"/>
        <w:bCs w:val="1"/>
        <w:color w:val="ffffff" w:themeColor="background1"/>
      </w:rPr>
      <w:tblPr/>
      <w:tcPr>
        <w:tcBorders>
          <w:bottom w:color="ffffff" w:space="0" w:sz="12" w:themeColor="background1" w:val="single"/>
        </w:tcBorders>
        <w:shd w:color="auto" w:fill="3e97b4" w:themeFill="accent4" w:themeFillShade="0000CC" w:val="clear"/>
      </w:tcPr>
    </w:tblStylePr>
    <w:tblStylePr w:type="lastRow">
      <w:rPr>
        <w:b w:val="1"/>
        <w:bCs w:val="1"/>
        <w:color w:val="3e97b4" w:themeColor="accent4"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8eeeb" w:themeFill="accent3" w:themeFillTint="00003F" w:val="clear"/>
      </w:tcPr>
    </w:tblStylePr>
    <w:tblStylePr w:type="band1Horz">
      <w:tblPr/>
      <w:tcPr>
        <w:shd w:color="auto" w:fill="d2f1ef" w:themeFill="accent3" w:themeFillTint="000033" w:val="clear"/>
      </w:tcPr>
    </w:tblStylePr>
  </w:style>
  <w:style w:type="table" w:styleId="DanhsachScs-Nhnmanh4">
    <w:name w:val="Colorful List Accent 4"/>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eff7f9" w:themeFill="accent4" w:themeFillTint="000019" w:val="clear"/>
    </w:tcPr>
    <w:tblStylePr w:type="firstRow">
      <w:rPr>
        <w:b w:val="1"/>
        <w:bCs w:val="1"/>
        <w:color w:val="ffffff" w:themeColor="background1"/>
      </w:rPr>
      <w:tblPr/>
      <w:tcPr>
        <w:tcBorders>
          <w:bottom w:color="ffffff" w:space="0" w:sz="12" w:themeColor="background1" w:val="single"/>
        </w:tcBorders>
        <w:shd w:color="auto" w:fill="298881" w:themeFill="accent3" w:themeFillShade="0000CC" w:val="clear"/>
      </w:tcPr>
    </w:tblStylePr>
    <w:tblStylePr w:type="lastRow">
      <w:rPr>
        <w:b w:val="1"/>
        <w:bCs w:val="1"/>
        <w:color w:val="298881" w:themeColor="accent3"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9ebf2" w:themeFill="accent4" w:themeFillTint="00003F" w:val="clear"/>
      </w:tcPr>
    </w:tblStylePr>
    <w:tblStylePr w:type="band1Horz">
      <w:tblPr/>
      <w:tcPr>
        <w:shd w:color="auto" w:fill="e0eff4" w:themeFill="accent4" w:themeFillTint="000033" w:val="clear"/>
      </w:tcPr>
    </w:tblStylePr>
  </w:style>
  <w:style w:type="table" w:styleId="DanhsachScs-Nhnmanh5">
    <w:name w:val="Colorful List Accent 5"/>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f8fb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298881" w:themeFill="accent6" w:themeFillShade="0000CC" w:val="clear"/>
      </w:tcPr>
    </w:tblStylePr>
    <w:tblStylePr w:type="lastRow">
      <w:rPr>
        <w:b w:val="1"/>
        <w:bCs w:val="1"/>
        <w:color w:val="298881" w:themeColor="accent6"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f5f1" w:themeFill="accent5" w:themeFillTint="00003F" w:val="clear"/>
      </w:tcPr>
    </w:tblStylePr>
    <w:tblStylePr w:type="band1Horz">
      <w:tblPr/>
      <w:tcPr>
        <w:shd w:color="auto" w:fill="f2f7f4" w:themeFill="accent5" w:themeFillTint="000033" w:val="clear"/>
      </w:tcPr>
    </w:tblStylePr>
  </w:style>
  <w:style w:type="table" w:styleId="DanhsachScs-Nhnmanh6">
    <w:name w:val="Colorful List Accent 6"/>
    <w:basedOn w:val="BangThngthng"/>
    <w:uiPriority w:val="72"/>
    <w:semiHidden w:val="1"/>
    <w:unhideWhenUsed w:val="1"/>
    <w:rsid w:val="00C86081"/>
    <w:pPr>
      <w:spacing w:after="0" w:line="240" w:lineRule="auto"/>
    </w:pPr>
    <w:rPr>
      <w:color w:val="0f0d29" w:themeColor="text1"/>
    </w:rPr>
    <w:tblPr>
      <w:tblStyleRowBandSize w:val="1"/>
      <w:tblStyleColBandSize w:val="1"/>
    </w:tblPr>
    <w:tcPr>
      <w:shd w:color="auto" w:fill="e9f8f7" w:themeFill="accent6" w:themeFillTint="000019" w:val="clear"/>
    </w:tcPr>
    <w:tblStylePr w:type="firstRow">
      <w:rPr>
        <w:b w:val="1"/>
        <w:bCs w:val="1"/>
        <w:color w:val="ffffff" w:themeColor="background1"/>
      </w:rPr>
      <w:tblPr/>
      <w:tcPr>
        <w:tcBorders>
          <w:bottom w:color="ffffff" w:space="0" w:sz="12" w:themeColor="background1" w:val="single"/>
        </w:tcBorders>
        <w:shd w:color="auto" w:fill="8eb9a0" w:themeFill="accent5" w:themeFillShade="0000CC" w:val="clear"/>
      </w:tcPr>
    </w:tblStylePr>
    <w:tblStylePr w:type="lastRow">
      <w:rPr>
        <w:b w:val="1"/>
        <w:bCs w:val="1"/>
        <w:color w:val="8eb9a0" w:themeColor="accent5"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8eeeb" w:themeFill="accent6" w:themeFillTint="00003F" w:val="clear"/>
      </w:tcPr>
    </w:tblStylePr>
    <w:tblStylePr w:type="band1Horz">
      <w:tblPr/>
      <w:tcPr>
        <w:shd w:color="auto" w:fill="d2f1ef" w:themeFill="accent6" w:themeFillTint="000033" w:val="clear"/>
      </w:tcPr>
    </w:tblStylePr>
  </w:style>
  <w:style w:type="table" w:styleId="Bangdangmausc1">
    <w:name w:val="Table Colorful 1"/>
    <w:basedOn w:val="BangThngthng"/>
    <w:uiPriority w:val="99"/>
    <w:semiHidden w:val="1"/>
    <w:unhideWhenUsed w:val="1"/>
    <w:rsid w:val="00C86081"/>
    <w:pPr>
      <w:spacing w:after="0"/>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Bangdangmausc2">
    <w:name w:val="Table Colorful 2"/>
    <w:basedOn w:val="BangThngthng"/>
    <w:uiPriority w:val="99"/>
    <w:semiHidden w:val="1"/>
    <w:unhideWhenUsed w:val="1"/>
    <w:rsid w:val="00C86081"/>
    <w:pPr>
      <w:spacing w:after="0"/>
    </w:p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Bangdangmausc3">
    <w:name w:val="Table Colorful 3"/>
    <w:basedOn w:val="BangThngthng"/>
    <w:uiPriority w:val="99"/>
    <w:semiHidden w:val="1"/>
    <w:unhideWhenUsed w:val="1"/>
    <w:rsid w:val="00C86081"/>
    <w:pPr>
      <w:spacing w:after="0"/>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nnScs">
    <w:name w:val="Colorful Shading"/>
    <w:basedOn w:val="BangThngthng"/>
    <w:uiPriority w:val="99"/>
    <w:semiHidden w:val="1"/>
    <w:unhideWhenUsed w:val="1"/>
    <w:rsid w:val="00C86081"/>
    <w:pPr>
      <w:spacing w:after="0" w:line="240" w:lineRule="auto"/>
    </w:pPr>
    <w:rPr>
      <w:color w:val="0f0d29" w:themeColor="text1"/>
    </w:rPr>
    <w:tblPr>
      <w:tblStyleRowBandSize w:val="1"/>
      <w:tblStyleColBandSize w:val="1"/>
      <w:tblBorders>
        <w:top w:color="3592cf" w:space="0" w:sz="24" w:themeColor="accent2" w:val="single"/>
        <w:left w:color="0f0d29" w:space="0" w:sz="4" w:themeColor="text1" w:val="single"/>
        <w:bottom w:color="0f0d29" w:space="0" w:sz="4" w:themeColor="text1" w:val="single"/>
        <w:right w:color="0f0d29" w:space="0" w:sz="4" w:themeColor="text1" w:val="single"/>
        <w:insideH w:color="ffffff" w:space="0" w:sz="4" w:themeColor="background1" w:val="single"/>
        <w:insideV w:color="ffffff" w:space="0" w:sz="4" w:themeColor="background1" w:val="single"/>
      </w:tblBorders>
    </w:tblPr>
    <w:tcPr>
      <w:shd w:color="auto" w:fill="dedcf4" w:themeFill="text1"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90718"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90718" w:space="0" w:sz="4" w:themeColor="text1" w:themeShade="000099" w:val="single"/>
          <w:insideV w:space="0" w:sz="0" w:val="nil"/>
        </w:tcBorders>
        <w:shd w:color="auto" w:fill="090718"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tblStylePr w:type="band1Vert">
      <w:tblPr/>
      <w:tcPr>
        <w:shd w:color="auto" w:fill="7a74d3" w:themeFill="text1" w:themeFillTint="000066" w:val="clear"/>
      </w:tcPr>
    </w:tblStylePr>
    <w:tblStylePr w:type="band1Horz">
      <w:tblPr/>
      <w:tcPr>
        <w:shd w:color="auto" w:fill="5a52c8" w:themeFill="text1" w:themeFillTint="00007F" w:val="clear"/>
      </w:tcPr>
    </w:tblStylePr>
    <w:tblStylePr w:type="neCell">
      <w:rPr>
        <w:color w:val="0f0d29" w:themeColor="text1"/>
      </w:rPr>
    </w:tblStylePr>
    <w:tblStylePr w:type="nwCell">
      <w:rPr>
        <w:color w:val="0f0d29" w:themeColor="text1"/>
      </w:rPr>
    </w:tblStylePr>
  </w:style>
  <w:style w:type="table" w:styleId="TnnScs-Nhnmanh1">
    <w:name w:val="Colorful Shading Accent 1"/>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3592cf" w:space="0" w:sz="24" w:themeColor="accent2" w:val="single"/>
        <w:left w:color="024f75" w:space="0" w:sz="4" w:themeColor="accent1" w:val="single"/>
        <w:bottom w:color="024f75" w:space="0" w:sz="4" w:themeColor="accent1" w:val="single"/>
        <w:right w:color="024f75" w:space="0" w:sz="4" w:themeColor="accent1" w:val="single"/>
        <w:insideH w:color="ffffff" w:space="0" w:sz="4" w:themeColor="background1" w:val="single"/>
        <w:insideV w:color="ffffff" w:space="0" w:sz="4" w:themeColor="background1" w:val="single"/>
      </w:tblBorders>
    </w:tblPr>
    <w:tcPr>
      <w:shd w:color="auto" w:fill="d9f2fe" w:themeFill="accent1"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12f46"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12f46" w:space="0" w:sz="4" w:themeColor="accent1" w:themeShade="000099" w:val="single"/>
          <w:insideV w:space="0" w:sz="0" w:val="nil"/>
        </w:tcBorders>
        <w:shd w:color="auto" w:fill="012f46"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12f46" w:themeFill="accent1" w:themeFillShade="000099" w:val="clear"/>
      </w:tcPr>
    </w:tblStylePr>
    <w:tblStylePr w:type="band1Vert">
      <w:tblPr/>
      <w:tcPr>
        <w:shd w:color="auto" w:fill="64c9fc" w:themeFill="accent1" w:themeFillTint="000066" w:val="clear"/>
      </w:tcPr>
    </w:tblStylePr>
    <w:tblStylePr w:type="band1Horz">
      <w:tblPr/>
      <w:tcPr>
        <w:shd w:color="auto" w:fill="3fbcfb" w:themeFill="accent1" w:themeFillTint="00007F" w:val="clear"/>
      </w:tcPr>
    </w:tblStylePr>
    <w:tblStylePr w:type="neCell">
      <w:rPr>
        <w:color w:val="0f0d29" w:themeColor="text1"/>
      </w:rPr>
    </w:tblStylePr>
    <w:tblStylePr w:type="nwCell">
      <w:rPr>
        <w:color w:val="0f0d29" w:themeColor="text1"/>
      </w:rPr>
    </w:tblStylePr>
  </w:style>
  <w:style w:type="table" w:styleId="TnnScs-Nhnmanh2">
    <w:name w:val="Colorful Shading Accent 2"/>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3592cf" w:space="0" w:sz="24" w:themeColor="accent2" w:val="single"/>
        <w:left w:color="3592cf" w:space="0" w:sz="4" w:themeColor="accent2" w:val="single"/>
        <w:bottom w:color="3592cf" w:space="0" w:sz="4" w:themeColor="accent2" w:val="single"/>
        <w:right w:color="3592cf" w:space="0" w:sz="4" w:themeColor="accent2" w:val="single"/>
        <w:insideH w:color="ffffff" w:space="0" w:sz="4" w:themeColor="background1" w:val="single"/>
        <w:insideV w:color="ffffff" w:space="0" w:sz="4" w:themeColor="background1" w:val="single"/>
      </w:tblBorders>
    </w:tblPr>
    <w:tcPr>
      <w:shd w:color="auto" w:fill="ebf4fa" w:themeFill="accent2"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e577e"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1e577e" w:space="0" w:sz="4" w:themeColor="accent2" w:themeShade="000099" w:val="single"/>
          <w:insideV w:space="0" w:sz="0" w:val="nil"/>
        </w:tcBorders>
        <w:shd w:color="auto" w:fill="1e577e"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e577e" w:themeFill="accent2" w:themeFillShade="000099" w:val="clear"/>
      </w:tcPr>
    </w:tblStylePr>
    <w:tblStylePr w:type="band1Vert">
      <w:tblPr/>
      <w:tcPr>
        <w:shd w:color="auto" w:fill="aed3eb" w:themeFill="accent2" w:themeFillTint="000066" w:val="clear"/>
      </w:tcPr>
    </w:tblStylePr>
    <w:tblStylePr w:type="band1Horz">
      <w:tblPr/>
      <w:tcPr>
        <w:shd w:color="auto" w:fill="9ac8e7" w:themeFill="accent2" w:themeFillTint="00007F" w:val="clear"/>
      </w:tcPr>
    </w:tblStylePr>
    <w:tblStylePr w:type="neCell">
      <w:rPr>
        <w:color w:val="0f0d29" w:themeColor="text1"/>
      </w:rPr>
    </w:tblStylePr>
    <w:tblStylePr w:type="nwCell">
      <w:rPr>
        <w:color w:val="0f0d29" w:themeColor="text1"/>
      </w:rPr>
    </w:tblStylePr>
  </w:style>
  <w:style w:type="table" w:styleId="TnnScs-Nhnmanh3">
    <w:name w:val="Colorful Shading Accent 3"/>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66b2ca" w:space="0" w:sz="24" w:themeColor="accent4" w:val="single"/>
        <w:left w:color="34aba2" w:space="0" w:sz="4" w:themeColor="accent3" w:val="single"/>
        <w:bottom w:color="34aba2" w:space="0" w:sz="4" w:themeColor="accent3" w:val="single"/>
        <w:right w:color="34aba2" w:space="0" w:sz="4" w:themeColor="accent3" w:val="single"/>
        <w:insideH w:color="ffffff" w:space="0" w:sz="4" w:themeColor="background1" w:val="single"/>
        <w:insideV w:color="ffffff" w:space="0" w:sz="4" w:themeColor="background1" w:val="single"/>
      </w:tblBorders>
    </w:tblPr>
    <w:tcPr>
      <w:shd w:color="auto" w:fill="e9f8f7" w:themeFill="accent3" w:themeFillTint="000019" w:val="clear"/>
    </w:tcPr>
    <w:tblStylePr w:type="firstRow">
      <w:rPr>
        <w:b w:val="1"/>
        <w:bCs w:val="1"/>
      </w:rPr>
      <w:tblPr/>
      <w:tcPr>
        <w:tcBorders>
          <w:top w:space="0" w:sz="0" w:val="nil"/>
          <w:left w:space="0" w:sz="0" w:val="nil"/>
          <w:bottom w:color="66b2ca"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f666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1f6660" w:space="0" w:sz="4" w:themeColor="accent3" w:themeShade="000099" w:val="single"/>
          <w:insideV w:space="0" w:sz="0" w:val="nil"/>
        </w:tcBorders>
        <w:shd w:color="auto" w:fill="1f666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f6660" w:themeFill="accent3" w:themeFillShade="000099" w:val="clear"/>
      </w:tcPr>
    </w:tblStylePr>
    <w:tblStylePr w:type="band1Vert">
      <w:tblPr/>
      <w:tcPr>
        <w:shd w:color="auto" w:fill="a6e4df" w:themeFill="accent3" w:themeFillTint="000066" w:val="clear"/>
      </w:tcPr>
    </w:tblStylePr>
    <w:tblStylePr w:type="band1Horz">
      <w:tblPr/>
      <w:tcPr>
        <w:shd w:color="auto" w:fill="91ddd7" w:themeFill="accent3" w:themeFillTint="00007F" w:val="clear"/>
      </w:tcPr>
    </w:tblStylePr>
  </w:style>
  <w:style w:type="table" w:styleId="TnnScs-Nhnmanh4">
    <w:name w:val="Colorful Shading Accent 4"/>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34aba2" w:space="0" w:sz="24" w:themeColor="accent3" w:val="single"/>
        <w:left w:color="66b2ca" w:space="0" w:sz="4" w:themeColor="accent4" w:val="single"/>
        <w:bottom w:color="66b2ca" w:space="0" w:sz="4" w:themeColor="accent4" w:val="single"/>
        <w:right w:color="66b2ca" w:space="0" w:sz="4" w:themeColor="accent4" w:val="single"/>
        <w:insideH w:color="ffffff" w:space="0" w:sz="4" w:themeColor="background1" w:val="single"/>
        <w:insideV w:color="ffffff" w:space="0" w:sz="4" w:themeColor="background1" w:val="single"/>
      </w:tblBorders>
    </w:tblPr>
    <w:tcPr>
      <w:shd w:color="auto" w:fill="eff7f9" w:themeFill="accent4" w:themeFillTint="000019" w:val="clear"/>
    </w:tcPr>
    <w:tblStylePr w:type="firstRow">
      <w:rPr>
        <w:b w:val="1"/>
        <w:bCs w:val="1"/>
      </w:rPr>
      <w:tblPr/>
      <w:tcPr>
        <w:tcBorders>
          <w:top w:space="0" w:sz="0" w:val="nil"/>
          <w:left w:space="0" w:sz="0" w:val="nil"/>
          <w:bottom w:color="34aba2"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f7187"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2f7187" w:space="0" w:sz="4" w:themeColor="accent4" w:themeShade="000099" w:val="single"/>
          <w:insideV w:space="0" w:sz="0" w:val="nil"/>
        </w:tcBorders>
        <w:shd w:color="auto" w:fill="2f7187"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f7187" w:themeFill="accent4" w:themeFillShade="000099" w:val="clear"/>
      </w:tcPr>
    </w:tblStylePr>
    <w:tblStylePr w:type="band1Vert">
      <w:tblPr/>
      <w:tcPr>
        <w:shd w:color="auto" w:fill="c1e0e9" w:themeFill="accent4" w:themeFillTint="000066" w:val="clear"/>
      </w:tcPr>
    </w:tblStylePr>
    <w:tblStylePr w:type="band1Horz">
      <w:tblPr/>
      <w:tcPr>
        <w:shd w:color="auto" w:fill="b2d8e4" w:themeFill="accent4" w:themeFillTint="00007F" w:val="clear"/>
      </w:tcPr>
    </w:tblStylePr>
    <w:tblStylePr w:type="neCell">
      <w:rPr>
        <w:color w:val="0f0d29" w:themeColor="text1"/>
      </w:rPr>
    </w:tblStylePr>
    <w:tblStylePr w:type="nwCell">
      <w:rPr>
        <w:color w:val="0f0d29" w:themeColor="text1"/>
      </w:rPr>
    </w:tblStylePr>
  </w:style>
  <w:style w:type="table" w:styleId="TnnScs-Nhnmanh5">
    <w:name w:val="Colorful Shading Accent 5"/>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34aba2" w:space="0" w:sz="24" w:themeColor="accent6" w:val="single"/>
        <w:left w:color="c1d9cb" w:space="0" w:sz="4" w:themeColor="accent5" w:val="single"/>
        <w:bottom w:color="c1d9cb" w:space="0" w:sz="4" w:themeColor="accent5" w:val="single"/>
        <w:right w:color="c1d9cb" w:space="0" w:sz="4" w:themeColor="accent5" w:val="single"/>
        <w:insideH w:color="ffffff" w:space="0" w:sz="4" w:themeColor="background1" w:val="single"/>
        <w:insideV w:color="ffffff" w:space="0" w:sz="4" w:themeColor="background1" w:val="single"/>
      </w:tblBorders>
    </w:tblPr>
    <w:tcPr>
      <w:shd w:color="auto" w:fill="f8fbf9" w:themeFill="accent5" w:themeFillTint="000019" w:val="clear"/>
    </w:tcPr>
    <w:tblStylePr w:type="firstRow">
      <w:rPr>
        <w:b w:val="1"/>
        <w:bCs w:val="1"/>
      </w:rPr>
      <w:tblPr/>
      <w:tcPr>
        <w:tcBorders>
          <w:top w:space="0" w:sz="0" w:val="nil"/>
          <w:left w:space="0" w:sz="0" w:val="nil"/>
          <w:bottom w:color="34aba2"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d9876"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5d9876" w:space="0" w:sz="4" w:themeColor="accent5" w:themeShade="000099" w:val="single"/>
          <w:insideV w:space="0" w:sz="0" w:val="nil"/>
        </w:tcBorders>
        <w:shd w:color="auto" w:fill="5d9876"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d9876" w:themeFill="accent5" w:themeFillShade="000099" w:val="clear"/>
      </w:tcPr>
    </w:tblStylePr>
    <w:tblStylePr w:type="band1Vert">
      <w:tblPr/>
      <w:tcPr>
        <w:shd w:color="auto" w:fill="e6efea" w:themeFill="accent5" w:themeFillTint="000066" w:val="clear"/>
      </w:tcPr>
    </w:tblStylePr>
    <w:tblStylePr w:type="band1Horz">
      <w:tblPr/>
      <w:tcPr>
        <w:shd w:color="auto" w:fill="e0ece4" w:themeFill="accent5" w:themeFillTint="00007F" w:val="clear"/>
      </w:tcPr>
    </w:tblStylePr>
    <w:tblStylePr w:type="neCell">
      <w:rPr>
        <w:color w:val="0f0d29" w:themeColor="text1"/>
      </w:rPr>
    </w:tblStylePr>
    <w:tblStylePr w:type="nwCell">
      <w:rPr>
        <w:color w:val="0f0d29" w:themeColor="text1"/>
      </w:rPr>
    </w:tblStylePr>
  </w:style>
  <w:style w:type="table" w:styleId="TnnScs-Nhnmanh6">
    <w:name w:val="Colorful Shading Accent 6"/>
    <w:basedOn w:val="BangThngthng"/>
    <w:uiPriority w:val="71"/>
    <w:semiHidden w:val="1"/>
    <w:unhideWhenUsed w:val="1"/>
    <w:rsid w:val="00C86081"/>
    <w:pPr>
      <w:spacing w:after="0" w:line="240" w:lineRule="auto"/>
    </w:pPr>
    <w:rPr>
      <w:color w:val="0f0d29" w:themeColor="text1"/>
    </w:rPr>
    <w:tblPr>
      <w:tblStyleRowBandSize w:val="1"/>
      <w:tblStyleColBandSize w:val="1"/>
      <w:tblBorders>
        <w:top w:color="c1d9cb" w:space="0" w:sz="24" w:themeColor="accent5" w:val="single"/>
        <w:left w:color="34aba2" w:space="0" w:sz="4" w:themeColor="accent6" w:val="single"/>
        <w:bottom w:color="34aba2" w:space="0" w:sz="4" w:themeColor="accent6" w:val="single"/>
        <w:right w:color="34aba2" w:space="0" w:sz="4" w:themeColor="accent6" w:val="single"/>
        <w:insideH w:color="ffffff" w:space="0" w:sz="4" w:themeColor="background1" w:val="single"/>
        <w:insideV w:color="ffffff" w:space="0" w:sz="4" w:themeColor="background1" w:val="single"/>
      </w:tblBorders>
    </w:tblPr>
    <w:tcPr>
      <w:shd w:color="auto" w:fill="e9f8f7" w:themeFill="accent6" w:themeFillTint="000019" w:val="clear"/>
    </w:tcPr>
    <w:tblStylePr w:type="firstRow">
      <w:rPr>
        <w:b w:val="1"/>
        <w:bCs w:val="1"/>
      </w:rPr>
      <w:tblPr/>
      <w:tcPr>
        <w:tcBorders>
          <w:top w:space="0" w:sz="0" w:val="nil"/>
          <w:left w:space="0" w:sz="0" w:val="nil"/>
          <w:bottom w:color="c1d9cb"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f6660"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1f6660" w:space="0" w:sz="4" w:themeColor="accent6" w:themeShade="000099" w:val="single"/>
          <w:insideV w:space="0" w:sz="0" w:val="nil"/>
        </w:tcBorders>
        <w:shd w:color="auto" w:fill="1f6660"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f6660" w:themeFill="accent6" w:themeFillShade="000099" w:val="clear"/>
      </w:tcPr>
    </w:tblStylePr>
    <w:tblStylePr w:type="band1Vert">
      <w:tblPr/>
      <w:tcPr>
        <w:shd w:color="auto" w:fill="a6e4df" w:themeFill="accent6" w:themeFillTint="000066" w:val="clear"/>
      </w:tcPr>
    </w:tblStylePr>
    <w:tblStylePr w:type="band1Horz">
      <w:tblPr/>
      <w:tcPr>
        <w:shd w:color="auto" w:fill="91ddd7" w:themeFill="accent6" w:themeFillTint="00007F" w:val="clear"/>
      </w:tcPr>
    </w:tblStylePr>
    <w:tblStylePr w:type="neCell">
      <w:rPr>
        <w:color w:val="0f0d29" w:themeColor="text1"/>
      </w:rPr>
    </w:tblStylePr>
    <w:tblStylePr w:type="nwCell">
      <w:rPr>
        <w:color w:val="0f0d29" w:themeColor="text1"/>
      </w:rPr>
    </w:tblStylePr>
  </w:style>
  <w:style w:type="table" w:styleId="LiScs">
    <w:name w:val="Colorful Grid"/>
    <w:basedOn w:val="BangThngthng"/>
    <w:uiPriority w:val="99"/>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bcb9e9" w:themeFill="text1" w:themeFillTint="000033" w:val="clear"/>
    </w:tcPr>
    <w:tblStylePr w:type="firstRow">
      <w:rPr>
        <w:b w:val="1"/>
        <w:bCs w:val="1"/>
      </w:rPr>
      <w:tblPr/>
      <w:tcPr>
        <w:shd w:color="auto" w:fill="7a74d3" w:themeFill="text1" w:themeFillTint="000066" w:val="clear"/>
      </w:tcPr>
    </w:tblStylePr>
    <w:tblStylePr w:type="lastRow">
      <w:rPr>
        <w:b w:val="1"/>
        <w:bCs w:val="1"/>
        <w:color w:val="0f0d29" w:themeColor="text1"/>
      </w:rPr>
      <w:tblPr/>
      <w:tcPr>
        <w:shd w:color="auto" w:fill="7a74d3" w:themeFill="text1" w:themeFillTint="000066" w:val="clear"/>
      </w:tcPr>
    </w:tblStylePr>
    <w:tblStylePr w:type="firstCol">
      <w:rPr>
        <w:color w:val="ffffff" w:themeColor="background1"/>
      </w:rPr>
      <w:tblPr/>
      <w:tcPr>
        <w:shd w:color="auto" w:fill="0b091e" w:themeFill="text1" w:themeFillShade="0000BF" w:val="clear"/>
      </w:tcPr>
    </w:tblStylePr>
    <w:tblStylePr w:type="lastCol">
      <w:rPr>
        <w:color w:val="ffffff" w:themeColor="background1"/>
      </w:rPr>
      <w:tblPr/>
      <w:tcPr>
        <w:shd w:color="auto" w:fill="0b091e" w:themeFill="text1" w:themeFillShade="0000BF" w:val="clear"/>
      </w:tcPr>
    </w:tblStylePr>
    <w:tblStylePr w:type="band1Vert">
      <w:tblPr/>
      <w:tcPr>
        <w:shd w:color="auto" w:fill="5a52c8" w:themeFill="text1" w:themeFillTint="00007F" w:val="clear"/>
      </w:tcPr>
    </w:tblStylePr>
    <w:tblStylePr w:type="band1Horz">
      <w:tblPr/>
      <w:tcPr>
        <w:shd w:color="auto" w:fill="5a52c8" w:themeFill="text1" w:themeFillTint="00007F" w:val="clear"/>
      </w:tcPr>
    </w:tblStylePr>
  </w:style>
  <w:style w:type="table" w:styleId="LiScs-Nhnmanh1">
    <w:name w:val="Colorful Grid Accent 1"/>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b1e4fd" w:themeFill="accent1" w:themeFillTint="000033" w:val="clear"/>
    </w:tcPr>
    <w:tblStylePr w:type="firstRow">
      <w:rPr>
        <w:b w:val="1"/>
        <w:bCs w:val="1"/>
      </w:rPr>
      <w:tblPr/>
      <w:tcPr>
        <w:shd w:color="auto" w:fill="64c9fc" w:themeFill="accent1" w:themeFillTint="000066" w:val="clear"/>
      </w:tcPr>
    </w:tblStylePr>
    <w:tblStylePr w:type="lastRow">
      <w:rPr>
        <w:b w:val="1"/>
        <w:bCs w:val="1"/>
        <w:color w:val="0f0d29" w:themeColor="text1"/>
      </w:rPr>
      <w:tblPr/>
      <w:tcPr>
        <w:shd w:color="auto" w:fill="64c9fc" w:themeFill="accent1" w:themeFillTint="000066" w:val="clear"/>
      </w:tcPr>
    </w:tblStylePr>
    <w:tblStylePr w:type="firstCol">
      <w:rPr>
        <w:color w:val="ffffff" w:themeColor="background1"/>
      </w:rPr>
      <w:tblPr/>
      <w:tcPr>
        <w:shd w:color="auto" w:fill="013a57" w:themeFill="accent1" w:themeFillShade="0000BF" w:val="clear"/>
      </w:tcPr>
    </w:tblStylePr>
    <w:tblStylePr w:type="lastCol">
      <w:rPr>
        <w:color w:val="ffffff" w:themeColor="background1"/>
      </w:rPr>
      <w:tblPr/>
      <w:tcPr>
        <w:shd w:color="auto" w:fill="013a57" w:themeFill="accent1" w:themeFillShade="0000BF" w:val="clear"/>
      </w:tcPr>
    </w:tblStylePr>
    <w:tblStylePr w:type="band1Vert">
      <w:tblPr/>
      <w:tcPr>
        <w:shd w:color="auto" w:fill="3fbcfb" w:themeFill="accent1" w:themeFillTint="00007F" w:val="clear"/>
      </w:tcPr>
    </w:tblStylePr>
    <w:tblStylePr w:type="band1Horz">
      <w:tblPr/>
      <w:tcPr>
        <w:shd w:color="auto" w:fill="3fbcfb" w:themeFill="accent1" w:themeFillTint="00007F" w:val="clear"/>
      </w:tcPr>
    </w:tblStylePr>
  </w:style>
  <w:style w:type="table" w:styleId="LiScs-Nhnmanh2">
    <w:name w:val="Colorful Grid Accent 2"/>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6e9f5" w:themeFill="accent2" w:themeFillTint="000033" w:val="clear"/>
    </w:tcPr>
    <w:tblStylePr w:type="firstRow">
      <w:rPr>
        <w:b w:val="1"/>
        <w:bCs w:val="1"/>
      </w:rPr>
      <w:tblPr/>
      <w:tcPr>
        <w:shd w:color="auto" w:fill="aed3eb" w:themeFill="accent2" w:themeFillTint="000066" w:val="clear"/>
      </w:tcPr>
    </w:tblStylePr>
    <w:tblStylePr w:type="lastRow">
      <w:rPr>
        <w:b w:val="1"/>
        <w:bCs w:val="1"/>
        <w:color w:val="0f0d29" w:themeColor="text1"/>
      </w:rPr>
      <w:tblPr/>
      <w:tcPr>
        <w:shd w:color="auto" w:fill="aed3eb" w:themeFill="accent2" w:themeFillTint="000066" w:val="clear"/>
      </w:tcPr>
    </w:tblStylePr>
    <w:tblStylePr w:type="firstCol">
      <w:rPr>
        <w:color w:val="ffffff" w:themeColor="background1"/>
      </w:rPr>
      <w:tblPr/>
      <w:tcPr>
        <w:shd w:color="auto" w:fill="256d9d" w:themeFill="accent2" w:themeFillShade="0000BF" w:val="clear"/>
      </w:tcPr>
    </w:tblStylePr>
    <w:tblStylePr w:type="lastCol">
      <w:rPr>
        <w:color w:val="ffffff" w:themeColor="background1"/>
      </w:rPr>
      <w:tblPr/>
      <w:tcPr>
        <w:shd w:color="auto" w:fill="256d9d" w:themeFill="accent2" w:themeFillShade="0000BF" w:val="clear"/>
      </w:tcPr>
    </w:tblStylePr>
    <w:tblStylePr w:type="band1Vert">
      <w:tblPr/>
      <w:tcPr>
        <w:shd w:color="auto" w:fill="9ac8e7" w:themeFill="accent2" w:themeFillTint="00007F" w:val="clear"/>
      </w:tcPr>
    </w:tblStylePr>
    <w:tblStylePr w:type="band1Horz">
      <w:tblPr/>
      <w:tcPr>
        <w:shd w:color="auto" w:fill="9ac8e7" w:themeFill="accent2" w:themeFillTint="00007F" w:val="clear"/>
      </w:tcPr>
    </w:tblStylePr>
  </w:style>
  <w:style w:type="table" w:styleId="LiScs-Nhnmanh3">
    <w:name w:val="Colorful Grid Accent 3"/>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2f1ef" w:themeFill="accent3" w:themeFillTint="000033" w:val="clear"/>
    </w:tcPr>
    <w:tblStylePr w:type="firstRow">
      <w:rPr>
        <w:b w:val="1"/>
        <w:bCs w:val="1"/>
      </w:rPr>
      <w:tblPr/>
      <w:tcPr>
        <w:shd w:color="auto" w:fill="a6e4df" w:themeFill="accent3" w:themeFillTint="000066" w:val="clear"/>
      </w:tcPr>
    </w:tblStylePr>
    <w:tblStylePr w:type="lastRow">
      <w:rPr>
        <w:b w:val="1"/>
        <w:bCs w:val="1"/>
        <w:color w:val="0f0d29" w:themeColor="text1"/>
      </w:rPr>
      <w:tblPr/>
      <w:tcPr>
        <w:shd w:color="auto" w:fill="a6e4df" w:themeFill="accent3" w:themeFillTint="000066" w:val="clear"/>
      </w:tcPr>
    </w:tblStylePr>
    <w:tblStylePr w:type="firstCol">
      <w:rPr>
        <w:color w:val="ffffff" w:themeColor="background1"/>
      </w:rPr>
      <w:tblPr/>
      <w:tcPr>
        <w:shd w:color="auto" w:fill="278079" w:themeFill="accent3" w:themeFillShade="0000BF" w:val="clear"/>
      </w:tcPr>
    </w:tblStylePr>
    <w:tblStylePr w:type="lastCol">
      <w:rPr>
        <w:color w:val="ffffff" w:themeColor="background1"/>
      </w:rPr>
      <w:tblPr/>
      <w:tcPr>
        <w:shd w:color="auto" w:fill="278079" w:themeFill="accent3" w:themeFillShade="0000BF" w:val="clear"/>
      </w:tcPr>
    </w:tblStylePr>
    <w:tblStylePr w:type="band1Vert">
      <w:tblPr/>
      <w:tcPr>
        <w:shd w:color="auto" w:fill="91ddd7" w:themeFill="accent3" w:themeFillTint="00007F" w:val="clear"/>
      </w:tcPr>
    </w:tblStylePr>
    <w:tblStylePr w:type="band1Horz">
      <w:tblPr/>
      <w:tcPr>
        <w:shd w:color="auto" w:fill="91ddd7" w:themeFill="accent3" w:themeFillTint="00007F" w:val="clear"/>
      </w:tcPr>
    </w:tblStylePr>
  </w:style>
  <w:style w:type="table" w:styleId="LiScs-Nhnmanh4">
    <w:name w:val="Colorful Grid Accent 4"/>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e0eff4" w:themeFill="accent4" w:themeFillTint="000033" w:val="clear"/>
    </w:tcPr>
    <w:tblStylePr w:type="firstRow">
      <w:rPr>
        <w:b w:val="1"/>
        <w:bCs w:val="1"/>
      </w:rPr>
      <w:tblPr/>
      <w:tcPr>
        <w:shd w:color="auto" w:fill="c1e0e9" w:themeFill="accent4" w:themeFillTint="000066" w:val="clear"/>
      </w:tcPr>
    </w:tblStylePr>
    <w:tblStylePr w:type="lastRow">
      <w:rPr>
        <w:b w:val="1"/>
        <w:bCs w:val="1"/>
        <w:color w:val="0f0d29" w:themeColor="text1"/>
      </w:rPr>
      <w:tblPr/>
      <w:tcPr>
        <w:shd w:color="auto" w:fill="c1e0e9" w:themeFill="accent4" w:themeFillTint="000066" w:val="clear"/>
      </w:tcPr>
    </w:tblStylePr>
    <w:tblStylePr w:type="firstCol">
      <w:rPr>
        <w:color w:val="ffffff" w:themeColor="background1"/>
      </w:rPr>
      <w:tblPr/>
      <w:tcPr>
        <w:shd w:color="auto" w:fill="3a8ea9" w:themeFill="accent4" w:themeFillShade="0000BF" w:val="clear"/>
      </w:tcPr>
    </w:tblStylePr>
    <w:tblStylePr w:type="lastCol">
      <w:rPr>
        <w:color w:val="ffffff" w:themeColor="background1"/>
      </w:rPr>
      <w:tblPr/>
      <w:tcPr>
        <w:shd w:color="auto" w:fill="3a8ea9" w:themeFill="accent4" w:themeFillShade="0000BF" w:val="clear"/>
      </w:tcPr>
    </w:tblStylePr>
    <w:tblStylePr w:type="band1Vert">
      <w:tblPr/>
      <w:tcPr>
        <w:shd w:color="auto" w:fill="b2d8e4" w:themeFill="accent4" w:themeFillTint="00007F" w:val="clear"/>
      </w:tcPr>
    </w:tblStylePr>
    <w:tblStylePr w:type="band1Horz">
      <w:tblPr/>
      <w:tcPr>
        <w:shd w:color="auto" w:fill="b2d8e4" w:themeFill="accent4" w:themeFillTint="00007F" w:val="clear"/>
      </w:tcPr>
    </w:tblStylePr>
  </w:style>
  <w:style w:type="table" w:styleId="LiScs-Nhnmanh5">
    <w:name w:val="Colorful Grid Accent 5"/>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f2f7f4" w:themeFill="accent5" w:themeFillTint="000033" w:val="clear"/>
    </w:tcPr>
    <w:tblStylePr w:type="firstRow">
      <w:rPr>
        <w:b w:val="1"/>
        <w:bCs w:val="1"/>
      </w:rPr>
      <w:tblPr/>
      <w:tcPr>
        <w:shd w:color="auto" w:fill="e6efea" w:themeFill="accent5" w:themeFillTint="000066" w:val="clear"/>
      </w:tcPr>
    </w:tblStylePr>
    <w:tblStylePr w:type="lastRow">
      <w:rPr>
        <w:b w:val="1"/>
        <w:bCs w:val="1"/>
        <w:color w:val="0f0d29" w:themeColor="text1"/>
      </w:rPr>
      <w:tblPr/>
      <w:tcPr>
        <w:shd w:color="auto" w:fill="e6efea" w:themeFill="accent5" w:themeFillTint="000066" w:val="clear"/>
      </w:tcPr>
    </w:tblStylePr>
    <w:tblStylePr w:type="firstCol">
      <w:rPr>
        <w:color w:val="ffffff" w:themeColor="background1"/>
      </w:rPr>
      <w:tblPr/>
      <w:tcPr>
        <w:shd w:color="auto" w:fill="81b295" w:themeFill="accent5" w:themeFillShade="0000BF" w:val="clear"/>
      </w:tcPr>
    </w:tblStylePr>
    <w:tblStylePr w:type="lastCol">
      <w:rPr>
        <w:color w:val="ffffff" w:themeColor="background1"/>
      </w:rPr>
      <w:tblPr/>
      <w:tcPr>
        <w:shd w:color="auto" w:fill="81b295" w:themeFill="accent5" w:themeFillShade="0000BF" w:val="clear"/>
      </w:tcPr>
    </w:tblStylePr>
    <w:tblStylePr w:type="band1Vert">
      <w:tblPr/>
      <w:tcPr>
        <w:shd w:color="auto" w:fill="e0ece4" w:themeFill="accent5" w:themeFillTint="00007F" w:val="clear"/>
      </w:tcPr>
    </w:tblStylePr>
    <w:tblStylePr w:type="band1Horz">
      <w:tblPr/>
      <w:tcPr>
        <w:shd w:color="auto" w:fill="e0ece4" w:themeFill="accent5" w:themeFillTint="00007F" w:val="clear"/>
      </w:tcPr>
    </w:tblStylePr>
  </w:style>
  <w:style w:type="table" w:styleId="LiScs-Nhnmanh6">
    <w:name w:val="Colorful Grid Accent 6"/>
    <w:basedOn w:val="BangThngthng"/>
    <w:uiPriority w:val="73"/>
    <w:semiHidden w:val="1"/>
    <w:unhideWhenUsed w:val="1"/>
    <w:rsid w:val="00C86081"/>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2f1ef" w:themeFill="accent6" w:themeFillTint="000033" w:val="clear"/>
    </w:tcPr>
    <w:tblStylePr w:type="firstRow">
      <w:rPr>
        <w:b w:val="1"/>
        <w:bCs w:val="1"/>
      </w:rPr>
      <w:tblPr/>
      <w:tcPr>
        <w:shd w:color="auto" w:fill="a6e4df" w:themeFill="accent6" w:themeFillTint="000066" w:val="clear"/>
      </w:tcPr>
    </w:tblStylePr>
    <w:tblStylePr w:type="lastRow">
      <w:rPr>
        <w:b w:val="1"/>
        <w:bCs w:val="1"/>
        <w:color w:val="0f0d29" w:themeColor="text1"/>
      </w:rPr>
      <w:tblPr/>
      <w:tcPr>
        <w:shd w:color="auto" w:fill="a6e4df" w:themeFill="accent6" w:themeFillTint="000066" w:val="clear"/>
      </w:tcPr>
    </w:tblStylePr>
    <w:tblStylePr w:type="firstCol">
      <w:rPr>
        <w:color w:val="ffffff" w:themeColor="background1"/>
      </w:rPr>
      <w:tblPr/>
      <w:tcPr>
        <w:shd w:color="auto" w:fill="278079" w:themeFill="accent6" w:themeFillShade="0000BF" w:val="clear"/>
      </w:tcPr>
    </w:tblStylePr>
    <w:tblStylePr w:type="lastCol">
      <w:rPr>
        <w:color w:val="ffffff" w:themeColor="background1"/>
      </w:rPr>
      <w:tblPr/>
      <w:tcPr>
        <w:shd w:color="auto" w:fill="278079" w:themeFill="accent6" w:themeFillShade="0000BF" w:val="clear"/>
      </w:tcPr>
    </w:tblStylePr>
    <w:tblStylePr w:type="band1Vert">
      <w:tblPr/>
      <w:tcPr>
        <w:shd w:color="auto" w:fill="91ddd7" w:themeFill="accent6" w:themeFillTint="00007F" w:val="clear"/>
      </w:tcPr>
    </w:tblStylePr>
    <w:tblStylePr w:type="band1Horz">
      <w:tblPr/>
      <w:tcPr>
        <w:shd w:color="auto" w:fill="91ddd7" w:themeFill="accent6" w:themeFillTint="00007F" w:val="clear"/>
      </w:tcPr>
    </w:tblStylePr>
  </w:style>
  <w:style w:type="paragraph" w:styleId="VnbanChuthich">
    <w:name w:val="annotation text"/>
    <w:basedOn w:val="Binhthng"/>
    <w:link w:val="VnbanChuthichChar"/>
    <w:uiPriority w:val="99"/>
    <w:semiHidden w:val="1"/>
    <w:unhideWhenUsed w:val="1"/>
    <w:rsid w:val="00C86081"/>
    <w:pPr>
      <w:spacing w:line="240" w:lineRule="auto"/>
    </w:pPr>
    <w:rPr>
      <w:sz w:val="20"/>
      <w:szCs w:val="20"/>
    </w:rPr>
  </w:style>
  <w:style w:type="character" w:styleId="VnbanChuthichChar" w:customStyle="1">
    <w:name w:val="Văn bản Chú thích Char"/>
    <w:basedOn w:val="Phngmcinhcuaoanvn"/>
    <w:link w:val="VnbanChuthich"/>
    <w:uiPriority w:val="99"/>
    <w:semiHidden w:val="1"/>
    <w:rsid w:val="00C86081"/>
    <w:rPr>
      <w:rFonts w:ascii="Calibri" w:cs="Calibri" w:hAnsi="Calibri" w:eastAsiaTheme="minorEastAsia"/>
      <w:b w:val="1"/>
      <w:color w:val="082a75" w:themeColor="text2"/>
      <w:sz w:val="20"/>
      <w:szCs w:val="20"/>
    </w:rPr>
  </w:style>
  <w:style w:type="paragraph" w:styleId="ChuChuthich">
    <w:name w:val="annotation subject"/>
    <w:basedOn w:val="VnbanChuthich"/>
    <w:next w:val="VnbanChuthich"/>
    <w:link w:val="ChuChuthichChar"/>
    <w:uiPriority w:val="99"/>
    <w:semiHidden w:val="1"/>
    <w:unhideWhenUsed w:val="1"/>
    <w:rsid w:val="00C86081"/>
    <w:rPr>
      <w:bCs w:val="1"/>
    </w:rPr>
  </w:style>
  <w:style w:type="character" w:styleId="ChuChuthichChar" w:customStyle="1">
    <w:name w:val="Chủ đề Chú thích Char"/>
    <w:basedOn w:val="VnbanChuthichChar"/>
    <w:link w:val="ChuChuthich"/>
    <w:uiPriority w:val="99"/>
    <w:semiHidden w:val="1"/>
    <w:rsid w:val="00C86081"/>
    <w:rPr>
      <w:rFonts w:ascii="Calibri" w:cs="Calibri" w:hAnsi="Calibri" w:eastAsiaTheme="minorEastAsia"/>
      <w:b w:val="1"/>
      <w:bCs w:val="1"/>
      <w:color w:val="082a75" w:themeColor="text2"/>
      <w:sz w:val="20"/>
      <w:szCs w:val="20"/>
    </w:rPr>
  </w:style>
  <w:style w:type="character" w:styleId="ThamchiuChuthich">
    <w:name w:val="annotation reference"/>
    <w:basedOn w:val="Phngmcinhcuaoanvn"/>
    <w:uiPriority w:val="99"/>
    <w:semiHidden w:val="1"/>
    <w:unhideWhenUsed w:val="1"/>
    <w:rsid w:val="00C86081"/>
    <w:rPr>
      <w:rFonts w:ascii="Calibri" w:cs="Calibri" w:hAnsi="Calibri"/>
      <w:sz w:val="16"/>
      <w:szCs w:val="16"/>
    </w:rPr>
  </w:style>
  <w:style w:type="paragraph" w:styleId="iachitrnPhongbi">
    <w:name w:val="envelope address"/>
    <w:basedOn w:val="Binhthng"/>
    <w:uiPriority w:val="99"/>
    <w:semiHidden w:val="1"/>
    <w:unhideWhenUsed w:val="1"/>
    <w:rsid w:val="00C86081"/>
    <w:pPr>
      <w:framePr w:lines="0" w:w="7920" w:h="1980" w:hSpace="180" w:wrap="auto" w:hAnchor="page" w:xAlign="center" w:yAlign="bottom" w:hRule="exact"/>
      <w:spacing w:line="240" w:lineRule="auto"/>
      <w:ind w:left="2880"/>
    </w:pPr>
    <w:rPr>
      <w:rFonts w:ascii="Arial" w:cs="Arial" w:hAnsi="Arial" w:eastAsiaTheme="majorEastAsia"/>
      <w:sz w:val="24"/>
      <w:szCs w:val="24"/>
    </w:rPr>
  </w:style>
  <w:style w:type="paragraph" w:styleId="Khivnban">
    <w:name w:val="Block Text"/>
    <w:basedOn w:val="Binhthng"/>
    <w:uiPriority w:val="3"/>
    <w:semiHidden w:val="1"/>
    <w:unhideWhenUsed w:val="1"/>
    <w:qFormat w:val="1"/>
    <w:rsid w:val="00C86081"/>
    <w:pPr>
      <w:pBdr>
        <w:top w:color="024f75" w:space="10" w:sz="2" w:themeColor="accent1" w:val="single"/>
        <w:left w:color="024f75" w:space="10" w:sz="2" w:themeColor="accent1" w:val="single"/>
        <w:bottom w:color="024f75" w:space="10" w:sz="2" w:themeColor="accent1" w:val="single"/>
        <w:right w:color="024f75" w:space="10" w:sz="2" w:themeColor="accent1" w:val="single"/>
      </w:pBdr>
      <w:ind w:left="1152" w:right="1152"/>
    </w:pPr>
    <w:rPr>
      <w:i w:val="1"/>
      <w:iCs w:val="1"/>
      <w:color w:val="024f75" w:themeColor="accent1"/>
    </w:rPr>
  </w:style>
  <w:style w:type="paragraph" w:styleId="Bantailiu">
    <w:name w:val="Document Map"/>
    <w:basedOn w:val="Binhthng"/>
    <w:link w:val="BantailiuChar"/>
    <w:uiPriority w:val="99"/>
    <w:semiHidden w:val="1"/>
    <w:unhideWhenUsed w:val="1"/>
    <w:rsid w:val="00C86081"/>
    <w:pPr>
      <w:spacing w:line="240" w:lineRule="auto"/>
    </w:pPr>
    <w:rPr>
      <w:rFonts w:ascii="Microsoft YaHei UI" w:eastAsia="Microsoft YaHei UI" w:hAnsi="Microsoft YaHei UI"/>
      <w:sz w:val="18"/>
      <w:szCs w:val="18"/>
    </w:rPr>
  </w:style>
  <w:style w:type="character" w:styleId="BantailiuChar" w:customStyle="1">
    <w:name w:val="Bản đồ tài liệu Char"/>
    <w:basedOn w:val="Phngmcinhcuaoanvn"/>
    <w:link w:val="Bantailiu"/>
    <w:uiPriority w:val="99"/>
    <w:semiHidden w:val="1"/>
    <w:rsid w:val="00C86081"/>
    <w:rPr>
      <w:rFonts w:ascii="Microsoft YaHei UI" w:cs="Calibri" w:eastAsia="Microsoft YaHei UI" w:hAnsi="Microsoft YaHei UI"/>
      <w:b w:val="1"/>
      <w:color w:val="082a75" w:themeColor="text2"/>
      <w:sz w:val="18"/>
      <w:szCs w:val="18"/>
    </w:rPr>
  </w:style>
  <w:style w:type="character" w:styleId="u3Char" w:customStyle="1">
    <w:name w:val="Đầu đề 3 Char"/>
    <w:basedOn w:val="Phngmcinhcuaoanvn"/>
    <w:link w:val="u3"/>
    <w:uiPriority w:val="5"/>
    <w:semiHidden w:val="1"/>
    <w:rsid w:val="00C86081"/>
    <w:rPr>
      <w:rFonts w:ascii="Arial" w:cs="Arial" w:hAnsi="Arial" w:eastAsiaTheme="majorEastAsia"/>
      <w:b w:val="1"/>
      <w:color w:val="012639" w:themeColor="accent1" w:themeShade="00007F"/>
    </w:rPr>
  </w:style>
  <w:style w:type="character" w:styleId="u4Char" w:customStyle="1">
    <w:name w:val="Đầu đề 4 Char"/>
    <w:basedOn w:val="Phngmcinhcuaoanvn"/>
    <w:link w:val="u4"/>
    <w:uiPriority w:val="1"/>
    <w:semiHidden w:val="1"/>
    <w:rsid w:val="00C86081"/>
    <w:rPr>
      <w:rFonts w:ascii="Arial" w:cs="Arial" w:hAnsi="Arial" w:eastAsiaTheme="majorEastAsia"/>
      <w:b w:val="1"/>
      <w:i w:val="1"/>
      <w:iCs w:val="1"/>
      <w:color w:val="013a57" w:themeColor="accent1" w:themeShade="0000BF"/>
      <w:sz w:val="28"/>
      <w:szCs w:val="22"/>
    </w:rPr>
  </w:style>
  <w:style w:type="character" w:styleId="u5Char" w:customStyle="1">
    <w:name w:val="Đầu đề 5 Char"/>
    <w:basedOn w:val="Phngmcinhcuaoanvn"/>
    <w:link w:val="u5"/>
    <w:uiPriority w:val="1"/>
    <w:semiHidden w:val="1"/>
    <w:rsid w:val="00C86081"/>
    <w:rPr>
      <w:rFonts w:ascii="Arial" w:cs="Arial" w:hAnsi="Arial" w:eastAsiaTheme="majorEastAsia"/>
      <w:b w:val="1"/>
      <w:color w:val="013a57" w:themeColor="accent1" w:themeShade="0000BF"/>
      <w:sz w:val="28"/>
      <w:szCs w:val="22"/>
    </w:rPr>
  </w:style>
  <w:style w:type="character" w:styleId="u6Char" w:customStyle="1">
    <w:name w:val="Đầu đề 6 Char"/>
    <w:basedOn w:val="Phngmcinhcuaoanvn"/>
    <w:link w:val="u6"/>
    <w:uiPriority w:val="1"/>
    <w:semiHidden w:val="1"/>
    <w:rsid w:val="00C86081"/>
    <w:rPr>
      <w:rFonts w:ascii="Arial" w:cs="Arial" w:hAnsi="Arial" w:eastAsiaTheme="majorEastAsia"/>
      <w:b w:val="1"/>
      <w:color w:val="012639" w:themeColor="accent1" w:themeShade="00007F"/>
      <w:sz w:val="28"/>
      <w:szCs w:val="22"/>
    </w:rPr>
  </w:style>
  <w:style w:type="character" w:styleId="u7Char" w:customStyle="1">
    <w:name w:val="Đầu đề 7 Char"/>
    <w:basedOn w:val="Phngmcinhcuaoanvn"/>
    <w:link w:val="u7"/>
    <w:uiPriority w:val="1"/>
    <w:semiHidden w:val="1"/>
    <w:rsid w:val="00C86081"/>
    <w:rPr>
      <w:rFonts w:ascii="Arial" w:cs="Arial" w:hAnsi="Arial" w:eastAsiaTheme="majorEastAsia"/>
      <w:b w:val="1"/>
      <w:i w:val="1"/>
      <w:iCs w:val="1"/>
      <w:color w:val="012639" w:themeColor="accent1" w:themeShade="00007F"/>
      <w:sz w:val="28"/>
      <w:szCs w:val="22"/>
    </w:rPr>
  </w:style>
  <w:style w:type="character" w:styleId="u8Char" w:customStyle="1">
    <w:name w:val="Đầu đề 8 Char"/>
    <w:basedOn w:val="Phngmcinhcuaoanvn"/>
    <w:link w:val="u8"/>
    <w:uiPriority w:val="1"/>
    <w:semiHidden w:val="1"/>
    <w:rsid w:val="00C86081"/>
    <w:rPr>
      <w:rFonts w:ascii="Arial" w:cs="Arial" w:hAnsi="Arial" w:eastAsiaTheme="majorEastAsia"/>
      <w:b w:val="1"/>
      <w:color w:val="221d5d" w:themeColor="text1" w:themeTint="0000D8"/>
      <w:sz w:val="21"/>
      <w:szCs w:val="21"/>
    </w:rPr>
  </w:style>
  <w:style w:type="character" w:styleId="u9Char" w:customStyle="1">
    <w:name w:val="Đầu đề 9 Char"/>
    <w:basedOn w:val="Phngmcinhcuaoanvn"/>
    <w:link w:val="u9"/>
    <w:uiPriority w:val="1"/>
    <w:semiHidden w:val="1"/>
    <w:rsid w:val="00C86081"/>
    <w:rPr>
      <w:rFonts w:ascii="Arial" w:cs="Arial" w:hAnsi="Arial" w:eastAsiaTheme="majorEastAsia"/>
      <w:b w:val="1"/>
      <w:i w:val="1"/>
      <w:iCs w:val="1"/>
      <w:color w:val="221d5d" w:themeColor="text1" w:themeTint="0000D8"/>
      <w:sz w:val="21"/>
      <w:szCs w:val="21"/>
    </w:rPr>
  </w:style>
  <w:style w:type="numbering" w:styleId="oantrichPhn">
    <w:name w:val="Outline List 3"/>
    <w:basedOn w:val="Khngco"/>
    <w:uiPriority w:val="99"/>
    <w:semiHidden w:val="1"/>
    <w:unhideWhenUsed w:val="1"/>
    <w:rsid w:val="00C86081"/>
    <w:pPr>
      <w:numPr>
        <w:numId w:val="13"/>
      </w:numPr>
    </w:pPr>
  </w:style>
  <w:style w:type="table" w:styleId="BangThun1">
    <w:name w:val="Plain Table 1"/>
    <w:basedOn w:val="BangThngthng"/>
    <w:uiPriority w:val="41"/>
    <w:rsid w:val="00C8608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BangThun2">
    <w:name w:val="Plain Table 2"/>
    <w:basedOn w:val="BangThngthng"/>
    <w:uiPriority w:val="42"/>
    <w:rsid w:val="00C86081"/>
    <w:pPr>
      <w:spacing w:after="0" w:line="240" w:lineRule="auto"/>
    </w:pPr>
    <w:tblPr>
      <w:tblStyleRowBandSize w:val="1"/>
      <w:tblStyleColBandSize w:val="1"/>
      <w:tblBorders>
        <w:top w:color="5951c8" w:space="0" w:sz="4" w:themeColor="text1" w:themeTint="000080" w:val="single"/>
        <w:bottom w:color="5951c8" w:space="0" w:sz="4" w:themeColor="text1" w:themeTint="000080" w:val="single"/>
      </w:tblBorders>
    </w:tblPr>
    <w:tblStylePr w:type="firstRow">
      <w:rPr>
        <w:b w:val="1"/>
        <w:bCs w:val="1"/>
      </w:rPr>
      <w:tblPr/>
      <w:tcPr>
        <w:tcBorders>
          <w:bottom w:color="5951c8" w:space="0" w:sz="4" w:themeColor="text1" w:themeTint="000080" w:val="single"/>
        </w:tcBorders>
      </w:tcPr>
    </w:tblStylePr>
    <w:tblStylePr w:type="lastRow">
      <w:rPr>
        <w:b w:val="1"/>
        <w:bCs w:val="1"/>
      </w:rPr>
      <w:tblPr/>
      <w:tcPr>
        <w:tcBorders>
          <w:top w:color="5951c8"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5951c8" w:space="0" w:sz="4" w:themeColor="text1" w:themeTint="000080" w:val="single"/>
          <w:right w:color="5951c8" w:space="0" w:sz="4" w:themeColor="text1" w:themeTint="000080" w:val="single"/>
        </w:tcBorders>
      </w:tcPr>
    </w:tblStylePr>
    <w:tblStylePr w:type="band2Vert">
      <w:tblPr/>
      <w:tcPr>
        <w:tcBorders>
          <w:left w:color="5951c8" w:space="0" w:sz="4" w:themeColor="text1" w:themeTint="000080" w:val="single"/>
          <w:right w:color="5951c8" w:space="0" w:sz="4" w:themeColor="text1" w:themeTint="000080" w:val="single"/>
        </w:tcBorders>
      </w:tcPr>
    </w:tblStylePr>
    <w:tblStylePr w:type="band1Horz">
      <w:tblPr/>
      <w:tcPr>
        <w:tcBorders>
          <w:top w:color="5951c8" w:space="0" w:sz="4" w:themeColor="text1" w:themeTint="000080" w:val="single"/>
          <w:bottom w:color="5951c8" w:space="0" w:sz="4" w:themeColor="text1" w:themeTint="000080" w:val="single"/>
        </w:tcBorders>
      </w:tcPr>
    </w:tblStylePr>
  </w:style>
  <w:style w:type="table" w:styleId="BangThun3">
    <w:name w:val="Plain Table 3"/>
    <w:basedOn w:val="BangThngthng"/>
    <w:uiPriority w:val="43"/>
    <w:rsid w:val="00C86081"/>
    <w:pPr>
      <w:spacing w:after="0" w:line="240" w:lineRule="auto"/>
    </w:pPr>
    <w:tblPr>
      <w:tblStyleRowBandSize w:val="1"/>
      <w:tblStyleColBandSize w:val="1"/>
    </w:tblPr>
    <w:tblStylePr w:type="firstRow">
      <w:rPr>
        <w:b w:val="1"/>
        <w:bCs w:val="1"/>
        <w:caps w:val="1"/>
      </w:rPr>
      <w:tblPr/>
      <w:tcPr>
        <w:tcBorders>
          <w:bottom w:color="5951c8"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5951c8"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BangThun4">
    <w:name w:val="Plain Table 4"/>
    <w:basedOn w:val="BangThngthng"/>
    <w:uiPriority w:val="44"/>
    <w:rsid w:val="00C86081"/>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BangThun5">
    <w:name w:val="Plain Table 5"/>
    <w:basedOn w:val="BangThngthng"/>
    <w:uiPriority w:val="45"/>
    <w:rsid w:val="00C86081"/>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5951c8"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951c8"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951c8"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951c8"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KhngDncch">
    <w:name w:val="No Spacing"/>
    <w:uiPriority w:val="99"/>
    <w:semiHidden w:val="1"/>
    <w:unhideWhenUsed w:val="1"/>
    <w:rsid w:val="00C86081"/>
    <w:pPr>
      <w:spacing w:after="0" w:line="240" w:lineRule="auto"/>
    </w:pPr>
    <w:rPr>
      <w:rFonts w:ascii="Calibri" w:cs="Calibri" w:hAnsi="Calibri" w:eastAsiaTheme="minorEastAsia"/>
      <w:b w:val="1"/>
      <w:color w:val="082a75" w:themeColor="text2"/>
      <w:sz w:val="28"/>
      <w:szCs w:val="22"/>
    </w:rPr>
  </w:style>
  <w:style w:type="paragraph" w:styleId="Ngaythang">
    <w:name w:val="Date"/>
    <w:basedOn w:val="Binhthng"/>
    <w:next w:val="Binhthng"/>
    <w:link w:val="NgaythangChar"/>
    <w:uiPriority w:val="99"/>
    <w:semiHidden w:val="1"/>
    <w:unhideWhenUsed w:val="1"/>
    <w:rsid w:val="00C86081"/>
  </w:style>
  <w:style w:type="character" w:styleId="NgaythangChar" w:customStyle="1">
    <w:name w:val="Ngày tháng Char"/>
    <w:basedOn w:val="Phngmcinhcuaoanvn"/>
    <w:link w:val="Ngaythang"/>
    <w:uiPriority w:val="99"/>
    <w:semiHidden w:val="1"/>
    <w:rsid w:val="00C86081"/>
    <w:rPr>
      <w:rFonts w:ascii="Calibri" w:cs="Calibri" w:hAnsi="Calibri" w:eastAsiaTheme="minorEastAsia"/>
      <w:b w:val="1"/>
      <w:color w:val="082a75" w:themeColor="text2"/>
      <w:sz w:val="28"/>
      <w:szCs w:val="22"/>
    </w:rPr>
  </w:style>
  <w:style w:type="character" w:styleId="ThamchiuNhnmnh">
    <w:name w:val="Intense Reference"/>
    <w:basedOn w:val="Phngmcinhcuaoanvn"/>
    <w:uiPriority w:val="32"/>
    <w:semiHidden w:val="1"/>
    <w:unhideWhenUsed w:val="1"/>
    <w:qFormat w:val="1"/>
    <w:rsid w:val="00C86081"/>
    <w:rPr>
      <w:rFonts w:ascii="Calibri" w:cs="Calibri" w:hAnsi="Calibri"/>
      <w:b w:val="1"/>
      <w:bCs w:val="1"/>
      <w:smallCaps w:val="1"/>
      <w:color w:val="024f75" w:themeColor="accent1"/>
      <w:spacing w:val="5"/>
    </w:rPr>
  </w:style>
  <w:style w:type="paragraph" w:styleId="Nhaykepm">
    <w:name w:val="Intense Quote"/>
    <w:basedOn w:val="Binhthng"/>
    <w:next w:val="Binhthng"/>
    <w:link w:val="NhaykepmChar"/>
    <w:uiPriority w:val="30"/>
    <w:semiHidden w:val="1"/>
    <w:unhideWhenUsed w:val="1"/>
    <w:qFormat w:val="1"/>
    <w:rsid w:val="00C86081"/>
    <w:pPr>
      <w:pBdr>
        <w:top w:color="024f75" w:space="10" w:sz="4" w:themeColor="accent1" w:val="single"/>
        <w:bottom w:color="024f75" w:space="10" w:sz="4" w:themeColor="accent1" w:val="single"/>
      </w:pBdr>
      <w:spacing w:after="360" w:before="360"/>
      <w:ind w:left="864" w:right="864"/>
      <w:jc w:val="center"/>
    </w:pPr>
    <w:rPr>
      <w:i w:val="1"/>
      <w:iCs w:val="1"/>
      <w:color w:val="024f75" w:themeColor="accent1"/>
    </w:rPr>
  </w:style>
  <w:style w:type="character" w:styleId="NhaykepmChar" w:customStyle="1">
    <w:name w:val="Nháy kép Đậm Char"/>
    <w:basedOn w:val="Phngmcinhcuaoanvn"/>
    <w:link w:val="Nhaykepm"/>
    <w:uiPriority w:val="30"/>
    <w:semiHidden w:val="1"/>
    <w:rsid w:val="00C86081"/>
    <w:rPr>
      <w:rFonts w:ascii="Calibri" w:cs="Calibri" w:hAnsi="Calibri" w:eastAsiaTheme="minorEastAsia"/>
      <w:b w:val="1"/>
      <w:i w:val="1"/>
      <w:iCs w:val="1"/>
      <w:color w:val="024f75" w:themeColor="accent1"/>
      <w:sz w:val="28"/>
      <w:szCs w:val="22"/>
    </w:rPr>
  </w:style>
  <w:style w:type="character" w:styleId="NhnmnhThm">
    <w:name w:val="Intense Emphasis"/>
    <w:basedOn w:val="Phngmcinhcuaoanvn"/>
    <w:uiPriority w:val="21"/>
    <w:semiHidden w:val="1"/>
    <w:unhideWhenUsed w:val="1"/>
    <w:qFormat w:val="1"/>
    <w:rsid w:val="00C86081"/>
    <w:rPr>
      <w:rFonts w:ascii="Calibri" w:cs="Calibri" w:hAnsi="Calibri"/>
      <w:i w:val="1"/>
      <w:iCs w:val="1"/>
      <w:color w:val="024f75" w:themeColor="accent1"/>
    </w:rPr>
  </w:style>
  <w:style w:type="paragraph" w:styleId="ThngthngWeb">
    <w:name w:val="Normal (Web)"/>
    <w:basedOn w:val="Binhthng"/>
    <w:uiPriority w:val="99"/>
    <w:semiHidden w:val="1"/>
    <w:unhideWhenUsed w:val="1"/>
    <w:rsid w:val="00C86081"/>
    <w:rPr>
      <w:rFonts w:ascii="Times New Roman" w:cs="Times New Roman" w:hAnsi="Times New Roman"/>
      <w:sz w:val="24"/>
      <w:szCs w:val="24"/>
    </w:rPr>
  </w:style>
  <w:style w:type="character" w:styleId="Siulinktthngminh">
    <w:name w:val="Smart Hyperlink"/>
    <w:basedOn w:val="Phngmcinhcuaoanvn"/>
    <w:uiPriority w:val="99"/>
    <w:semiHidden w:val="1"/>
    <w:unhideWhenUsed w:val="1"/>
    <w:rsid w:val="00C86081"/>
    <w:rPr>
      <w:rFonts w:ascii="Calibri" w:cs="Calibri" w:hAnsi="Calibri"/>
      <w:u w:val="dotted"/>
    </w:rPr>
  </w:style>
  <w:style w:type="character" w:styleId="cpChagiiquyt">
    <w:name w:val="Unresolved Mention"/>
    <w:basedOn w:val="Phngmcinhcuaoanvn"/>
    <w:uiPriority w:val="99"/>
    <w:semiHidden w:val="1"/>
    <w:unhideWhenUsed w:val="1"/>
    <w:rsid w:val="00C86081"/>
    <w:rPr>
      <w:rFonts w:ascii="Calibri" w:cs="Calibri" w:hAnsi="Calibri"/>
      <w:color w:val="605e5c"/>
      <w:shd w:color="auto" w:fill="e1dfdd" w:val="clear"/>
    </w:rPr>
  </w:style>
  <w:style w:type="paragraph" w:styleId="ThnVnban">
    <w:name w:val="Body Text"/>
    <w:basedOn w:val="Binhthng"/>
    <w:link w:val="ThnVnbanChar"/>
    <w:uiPriority w:val="99"/>
    <w:semiHidden w:val="1"/>
    <w:unhideWhenUsed w:val="1"/>
    <w:rsid w:val="00C86081"/>
    <w:pPr>
      <w:spacing w:after="120"/>
    </w:pPr>
  </w:style>
  <w:style w:type="character" w:styleId="ThnVnbanChar" w:customStyle="1">
    <w:name w:val="Thân Văn bản Char"/>
    <w:basedOn w:val="Phngmcinhcuaoanvn"/>
    <w:link w:val="ThnVnban"/>
    <w:uiPriority w:val="99"/>
    <w:semiHidden w:val="1"/>
    <w:rsid w:val="00C86081"/>
    <w:rPr>
      <w:rFonts w:ascii="Calibri" w:cs="Calibri" w:hAnsi="Calibri" w:eastAsiaTheme="minorEastAsia"/>
      <w:b w:val="1"/>
      <w:color w:val="082a75" w:themeColor="text2"/>
      <w:sz w:val="28"/>
      <w:szCs w:val="22"/>
    </w:rPr>
  </w:style>
  <w:style w:type="paragraph" w:styleId="Thnvnban2">
    <w:name w:val="Body Text 2"/>
    <w:basedOn w:val="Binhthng"/>
    <w:link w:val="Thnvnban2Char"/>
    <w:uiPriority w:val="99"/>
    <w:semiHidden w:val="1"/>
    <w:unhideWhenUsed w:val="1"/>
    <w:rsid w:val="00C86081"/>
    <w:pPr>
      <w:spacing w:after="120" w:line="480" w:lineRule="auto"/>
    </w:pPr>
  </w:style>
  <w:style w:type="character" w:styleId="Thnvnban2Char" w:customStyle="1">
    <w:name w:val="Thân văn bản 2 Char"/>
    <w:basedOn w:val="Phngmcinhcuaoanvn"/>
    <w:link w:val="Thnvnban2"/>
    <w:uiPriority w:val="99"/>
    <w:semiHidden w:val="1"/>
    <w:rsid w:val="00C86081"/>
    <w:rPr>
      <w:rFonts w:ascii="Calibri" w:cs="Calibri" w:hAnsi="Calibri" w:eastAsiaTheme="minorEastAsia"/>
      <w:b w:val="1"/>
      <w:color w:val="082a75" w:themeColor="text2"/>
      <w:sz w:val="28"/>
      <w:szCs w:val="22"/>
    </w:rPr>
  </w:style>
  <w:style w:type="paragraph" w:styleId="Thnvnban3">
    <w:name w:val="Body Text 3"/>
    <w:basedOn w:val="Binhthng"/>
    <w:link w:val="Thnvnban3Char"/>
    <w:uiPriority w:val="99"/>
    <w:semiHidden w:val="1"/>
    <w:unhideWhenUsed w:val="1"/>
    <w:rsid w:val="00C86081"/>
    <w:pPr>
      <w:spacing w:after="120"/>
    </w:pPr>
    <w:rPr>
      <w:sz w:val="16"/>
      <w:szCs w:val="16"/>
    </w:rPr>
  </w:style>
  <w:style w:type="character" w:styleId="Thnvnban3Char" w:customStyle="1">
    <w:name w:val="Thân văn bản 3 Char"/>
    <w:basedOn w:val="Phngmcinhcuaoanvn"/>
    <w:link w:val="Thnvnban3"/>
    <w:uiPriority w:val="99"/>
    <w:semiHidden w:val="1"/>
    <w:rsid w:val="00C86081"/>
    <w:rPr>
      <w:rFonts w:ascii="Calibri" w:cs="Calibri" w:hAnsi="Calibri" w:eastAsiaTheme="minorEastAsia"/>
      <w:b w:val="1"/>
      <w:color w:val="082a75" w:themeColor="text2"/>
      <w:sz w:val="16"/>
      <w:szCs w:val="16"/>
    </w:rPr>
  </w:style>
  <w:style w:type="paragraph" w:styleId="ThutlThnVnban">
    <w:name w:val="Body Text Indent"/>
    <w:basedOn w:val="Binhthng"/>
    <w:link w:val="ThutlThnVnbanChar"/>
    <w:uiPriority w:val="99"/>
    <w:semiHidden w:val="1"/>
    <w:unhideWhenUsed w:val="1"/>
    <w:rsid w:val="00C86081"/>
    <w:pPr>
      <w:spacing w:after="120"/>
      <w:ind w:left="360"/>
    </w:pPr>
  </w:style>
  <w:style w:type="character" w:styleId="ThutlThnVnbanChar" w:customStyle="1">
    <w:name w:val="Thụt lề Thân Văn bản Char"/>
    <w:basedOn w:val="Phngmcinhcuaoanvn"/>
    <w:link w:val="ThutlThnVnban"/>
    <w:uiPriority w:val="99"/>
    <w:semiHidden w:val="1"/>
    <w:rsid w:val="00C86081"/>
    <w:rPr>
      <w:rFonts w:ascii="Calibri" w:cs="Calibri" w:hAnsi="Calibri" w:eastAsiaTheme="minorEastAsia"/>
      <w:b w:val="1"/>
      <w:color w:val="082a75" w:themeColor="text2"/>
      <w:sz w:val="28"/>
      <w:szCs w:val="22"/>
    </w:rPr>
  </w:style>
  <w:style w:type="paragraph" w:styleId="ThnvnbanThutl2">
    <w:name w:val="Body Text Indent 2"/>
    <w:basedOn w:val="Binhthng"/>
    <w:link w:val="ThnvnbanThutl2Char"/>
    <w:uiPriority w:val="99"/>
    <w:semiHidden w:val="1"/>
    <w:unhideWhenUsed w:val="1"/>
    <w:rsid w:val="00C86081"/>
    <w:pPr>
      <w:spacing w:after="120" w:line="480" w:lineRule="auto"/>
      <w:ind w:left="360"/>
    </w:pPr>
  </w:style>
  <w:style w:type="character" w:styleId="ThnvnbanThutl2Char" w:customStyle="1">
    <w:name w:val="Thân văn bản Thụt lề 2 Char"/>
    <w:basedOn w:val="Phngmcinhcuaoanvn"/>
    <w:link w:val="ThnvnbanThutl2"/>
    <w:uiPriority w:val="99"/>
    <w:semiHidden w:val="1"/>
    <w:rsid w:val="00C86081"/>
    <w:rPr>
      <w:rFonts w:ascii="Calibri" w:cs="Calibri" w:hAnsi="Calibri" w:eastAsiaTheme="minorEastAsia"/>
      <w:b w:val="1"/>
      <w:color w:val="082a75" w:themeColor="text2"/>
      <w:sz w:val="28"/>
      <w:szCs w:val="22"/>
    </w:rPr>
  </w:style>
  <w:style w:type="paragraph" w:styleId="ThnvnbanThutl3">
    <w:name w:val="Body Text Indent 3"/>
    <w:basedOn w:val="Binhthng"/>
    <w:link w:val="ThnvnbanThutl3Char"/>
    <w:uiPriority w:val="99"/>
    <w:semiHidden w:val="1"/>
    <w:unhideWhenUsed w:val="1"/>
    <w:rsid w:val="00C86081"/>
    <w:pPr>
      <w:spacing w:after="120"/>
      <w:ind w:left="360"/>
    </w:pPr>
    <w:rPr>
      <w:sz w:val="16"/>
      <w:szCs w:val="16"/>
    </w:rPr>
  </w:style>
  <w:style w:type="character" w:styleId="ThnvnbanThutl3Char" w:customStyle="1">
    <w:name w:val="Thân văn bản Thụt lề 3 Char"/>
    <w:basedOn w:val="Phngmcinhcuaoanvn"/>
    <w:link w:val="ThnvnbanThutl3"/>
    <w:uiPriority w:val="99"/>
    <w:semiHidden w:val="1"/>
    <w:rsid w:val="00C86081"/>
    <w:rPr>
      <w:rFonts w:ascii="Calibri" w:cs="Calibri" w:hAnsi="Calibri" w:eastAsiaTheme="minorEastAsia"/>
      <w:b w:val="1"/>
      <w:color w:val="082a75" w:themeColor="text2"/>
      <w:sz w:val="16"/>
      <w:szCs w:val="16"/>
    </w:rPr>
  </w:style>
  <w:style w:type="paragraph" w:styleId="ThnvnbanThutlDongu">
    <w:name w:val="Body Text First Indent"/>
    <w:basedOn w:val="ThnVnban"/>
    <w:link w:val="ThnvnbanThutlDonguChar"/>
    <w:uiPriority w:val="99"/>
    <w:semiHidden w:val="1"/>
    <w:unhideWhenUsed w:val="1"/>
    <w:rsid w:val="00C86081"/>
    <w:pPr>
      <w:spacing w:after="0"/>
      <w:ind w:firstLine="360"/>
    </w:pPr>
  </w:style>
  <w:style w:type="character" w:styleId="ThnvnbanThutlDonguChar" w:customStyle="1">
    <w:name w:val="Thân văn bản Thụt lề Dòng đầu Char"/>
    <w:basedOn w:val="ThnVnbanChar"/>
    <w:link w:val="ThnvnbanThutlDongu"/>
    <w:uiPriority w:val="99"/>
    <w:semiHidden w:val="1"/>
    <w:rsid w:val="00C86081"/>
    <w:rPr>
      <w:rFonts w:ascii="Calibri" w:cs="Calibri" w:hAnsi="Calibri" w:eastAsiaTheme="minorEastAsia"/>
      <w:b w:val="1"/>
      <w:color w:val="082a75" w:themeColor="text2"/>
      <w:sz w:val="28"/>
      <w:szCs w:val="22"/>
    </w:rPr>
  </w:style>
  <w:style w:type="paragraph" w:styleId="ThnvnbanThutlDongu2">
    <w:name w:val="Body Text First Indent 2"/>
    <w:basedOn w:val="ThutlThnVnban"/>
    <w:link w:val="ThnvnbanThutlDongu2Char"/>
    <w:uiPriority w:val="99"/>
    <w:semiHidden w:val="1"/>
    <w:unhideWhenUsed w:val="1"/>
    <w:rsid w:val="00C86081"/>
    <w:pPr>
      <w:spacing w:after="0"/>
      <w:ind w:firstLine="360"/>
    </w:pPr>
  </w:style>
  <w:style w:type="character" w:styleId="ThnvnbanThutlDongu2Char" w:customStyle="1">
    <w:name w:val="Thân văn bản Thụt lề Dòng đầu 2 Char"/>
    <w:basedOn w:val="ThutlThnVnbanChar"/>
    <w:link w:val="ThnvnbanThutlDongu2"/>
    <w:uiPriority w:val="99"/>
    <w:semiHidden w:val="1"/>
    <w:rsid w:val="00C86081"/>
    <w:rPr>
      <w:rFonts w:ascii="Calibri" w:cs="Calibri" w:hAnsi="Calibri" w:eastAsiaTheme="minorEastAsia"/>
      <w:b w:val="1"/>
      <w:color w:val="082a75" w:themeColor="text2"/>
      <w:sz w:val="28"/>
      <w:szCs w:val="22"/>
    </w:rPr>
  </w:style>
  <w:style w:type="paragraph" w:styleId="ThutlBinhthng">
    <w:name w:val="Normal Indent"/>
    <w:basedOn w:val="Binhthng"/>
    <w:uiPriority w:val="99"/>
    <w:semiHidden w:val="1"/>
    <w:unhideWhenUsed w:val="1"/>
    <w:rsid w:val="00C86081"/>
    <w:pPr>
      <w:ind w:left="720"/>
    </w:pPr>
  </w:style>
  <w:style w:type="paragraph" w:styleId="uGhichu">
    <w:name w:val="Note Heading"/>
    <w:basedOn w:val="Binhthng"/>
    <w:next w:val="Binhthng"/>
    <w:link w:val="uGhichuChar"/>
    <w:uiPriority w:val="99"/>
    <w:semiHidden w:val="1"/>
    <w:unhideWhenUsed w:val="1"/>
    <w:rsid w:val="00C86081"/>
    <w:pPr>
      <w:spacing w:line="240" w:lineRule="auto"/>
    </w:pPr>
  </w:style>
  <w:style w:type="character" w:styleId="uGhichuChar" w:customStyle="1">
    <w:name w:val="Đầu đề Ghi chú Char"/>
    <w:basedOn w:val="Phngmcinhcuaoanvn"/>
    <w:link w:val="uGhichu"/>
    <w:uiPriority w:val="99"/>
    <w:semiHidden w:val="1"/>
    <w:rsid w:val="00C86081"/>
    <w:rPr>
      <w:rFonts w:ascii="Calibri" w:cs="Calibri" w:hAnsi="Calibri" w:eastAsiaTheme="minorEastAsia"/>
      <w:b w:val="1"/>
      <w:color w:val="082a75" w:themeColor="text2"/>
      <w:sz w:val="28"/>
      <w:szCs w:val="22"/>
    </w:rPr>
  </w:style>
  <w:style w:type="table" w:styleId="BangHinai">
    <w:name w:val="Table Contemporary"/>
    <w:basedOn w:val="BangThngthng"/>
    <w:uiPriority w:val="99"/>
    <w:semiHidden w:val="1"/>
    <w:unhideWhenUsed w:val="1"/>
    <w:rsid w:val="00C86081"/>
    <w:pPr>
      <w:spacing w:after="0"/>
    </w:pPr>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DanhsachMausang">
    <w:name w:val="Light List"/>
    <w:basedOn w:val="BangThngthng"/>
    <w:uiPriority w:val="99"/>
    <w:semiHidden w:val="1"/>
    <w:unhideWhenUsed w:val="1"/>
    <w:rsid w:val="00C86081"/>
    <w:pPr>
      <w:spacing w:after="0" w:line="240" w:lineRule="auto"/>
    </w:p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tblBorders>
    </w:tblPr>
    <w:tblStylePr w:type="firstRow">
      <w:pPr>
        <w:spacing w:after="0" w:before="0" w:line="240" w:lineRule="auto"/>
      </w:pPr>
      <w:rPr>
        <w:b w:val="1"/>
        <w:bCs w:val="1"/>
        <w:color w:val="ffffff" w:themeColor="background1"/>
      </w:rPr>
      <w:tblPr/>
      <w:tcPr>
        <w:shd w:color="auto" w:fill="0f0d29" w:themeFill="text1" w:val="clear"/>
      </w:tcPr>
    </w:tblStylePr>
    <w:tblStylePr w:type="lastRow">
      <w:pPr>
        <w:spacing w:after="0" w:before="0" w:line="240" w:lineRule="auto"/>
      </w:pPr>
      <w:rPr>
        <w:b w:val="1"/>
        <w:bCs w:val="1"/>
      </w:rPr>
      <w:tblPr/>
      <w:tcPr>
        <w:tcBorders>
          <w:top w:color="0f0d29" w:space="0" w:sz="6" w:themeColor="text1" w:val="double"/>
          <w:left w:color="0f0d29" w:space="0" w:sz="8" w:themeColor="text1" w:val="single"/>
          <w:bottom w:color="0f0d29" w:space="0" w:sz="8" w:themeColor="text1" w:val="single"/>
          <w:right w:color="0f0d29" w:space="0" w:sz="8" w:themeColor="text1" w:val="single"/>
        </w:tcBorders>
      </w:tcPr>
    </w:tblStylePr>
    <w:tblStylePr w:type="firstCol">
      <w:rPr>
        <w:b w:val="1"/>
        <w:bCs w:val="1"/>
      </w:rPr>
    </w:tblStylePr>
    <w:tblStylePr w:type="lastCol">
      <w:rPr>
        <w:b w:val="1"/>
        <w:bCs w:val="1"/>
      </w:rPr>
    </w:tblStylePr>
    <w:tblStylePr w:type="band1Vert">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tblStylePr w:type="band1Horz">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style>
  <w:style w:type="table" w:styleId="DanhsachMausang-Nhnmanh1">
    <w:name w:val="Light List Accent 1"/>
    <w:basedOn w:val="BangThngthng"/>
    <w:uiPriority w:val="99"/>
    <w:semiHidden w:val="1"/>
    <w:unhideWhenUsed w:val="1"/>
    <w:rsid w:val="00C86081"/>
    <w:pPr>
      <w:spacing w:after="0" w:line="240" w:lineRule="auto"/>
    </w:p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tblBorders>
    </w:tblPr>
    <w:tblStylePr w:type="firstRow">
      <w:pPr>
        <w:spacing w:after="0" w:before="0" w:line="240" w:lineRule="auto"/>
      </w:pPr>
      <w:rPr>
        <w:b w:val="1"/>
        <w:bCs w:val="1"/>
        <w:color w:val="ffffff" w:themeColor="background1"/>
      </w:rPr>
      <w:tblPr/>
      <w:tcPr>
        <w:shd w:color="auto" w:fill="024f75" w:themeFill="accent1" w:val="clear"/>
      </w:tcPr>
    </w:tblStylePr>
    <w:tblStylePr w:type="lastRow">
      <w:pPr>
        <w:spacing w:after="0" w:before="0" w:line="240" w:lineRule="auto"/>
      </w:pPr>
      <w:rPr>
        <w:b w:val="1"/>
        <w:bCs w:val="1"/>
      </w:rPr>
      <w:tblPr/>
      <w:tcPr>
        <w:tcBorders>
          <w:top w:color="024f75" w:space="0" w:sz="6" w:themeColor="accent1" w:val="double"/>
          <w:left w:color="024f75" w:space="0" w:sz="8" w:themeColor="accent1" w:val="single"/>
          <w:bottom w:color="024f75" w:space="0" w:sz="8" w:themeColor="accent1" w:val="single"/>
          <w:right w:color="024f75" w:space="0" w:sz="8" w:themeColor="accent1" w:val="single"/>
        </w:tcBorders>
      </w:tcPr>
    </w:tblStylePr>
    <w:tblStylePr w:type="firstCol">
      <w:rPr>
        <w:b w:val="1"/>
        <w:bCs w:val="1"/>
      </w:rPr>
    </w:tblStylePr>
    <w:tblStylePr w:type="lastCol">
      <w:rPr>
        <w:b w:val="1"/>
        <w:bCs w:val="1"/>
      </w:rPr>
    </w:tblStylePr>
    <w:tblStylePr w:type="band1Vert">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tblStylePr w:type="band1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style>
  <w:style w:type="table" w:styleId="DanhsachMausang-Nhnmanh2">
    <w:name w:val="Light List Accent 2"/>
    <w:basedOn w:val="BangThngthng"/>
    <w:uiPriority w:val="61"/>
    <w:semiHidden w:val="1"/>
    <w:unhideWhenUsed w:val="1"/>
    <w:rsid w:val="00C86081"/>
    <w:pPr>
      <w:spacing w:after="0" w:line="240" w:lineRule="auto"/>
    </w:p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tblBorders>
    </w:tblPr>
    <w:tblStylePr w:type="firstRow">
      <w:pPr>
        <w:spacing w:after="0" w:before="0" w:line="240" w:lineRule="auto"/>
      </w:pPr>
      <w:rPr>
        <w:b w:val="1"/>
        <w:bCs w:val="1"/>
        <w:color w:val="ffffff" w:themeColor="background1"/>
      </w:rPr>
      <w:tblPr/>
      <w:tcPr>
        <w:shd w:color="auto" w:fill="3592cf" w:themeFill="accent2" w:val="clear"/>
      </w:tcPr>
    </w:tblStylePr>
    <w:tblStylePr w:type="lastRow">
      <w:pPr>
        <w:spacing w:after="0" w:before="0" w:line="240" w:lineRule="auto"/>
      </w:pPr>
      <w:rPr>
        <w:b w:val="1"/>
        <w:bCs w:val="1"/>
      </w:rPr>
      <w:tblPr/>
      <w:tcPr>
        <w:tcBorders>
          <w:top w:color="3592cf" w:space="0" w:sz="6" w:themeColor="accent2" w:val="double"/>
          <w:left w:color="3592cf" w:space="0" w:sz="8" w:themeColor="accent2" w:val="single"/>
          <w:bottom w:color="3592cf" w:space="0" w:sz="8" w:themeColor="accent2" w:val="single"/>
          <w:right w:color="3592cf" w:space="0" w:sz="8" w:themeColor="accent2" w:val="single"/>
        </w:tcBorders>
      </w:tcPr>
    </w:tblStylePr>
    <w:tblStylePr w:type="firstCol">
      <w:rPr>
        <w:b w:val="1"/>
        <w:bCs w:val="1"/>
      </w:rPr>
    </w:tblStylePr>
    <w:tblStylePr w:type="lastCol">
      <w:rPr>
        <w:b w:val="1"/>
        <w:bCs w:val="1"/>
      </w:rPr>
    </w:tblStylePr>
    <w:tblStylePr w:type="band1Vert">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tblStylePr w:type="band1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style>
  <w:style w:type="table" w:styleId="DanhsachMausang-Nhnmanh3">
    <w:name w:val="Light List Accent 3"/>
    <w:basedOn w:val="BangThngthng"/>
    <w:uiPriority w:val="61"/>
    <w:semiHidden w:val="1"/>
    <w:unhideWhenUsed w:val="1"/>
    <w:rsid w:val="00C86081"/>
    <w:pPr>
      <w:spacing w:after="0" w:line="240" w:lineRule="auto"/>
    </w:p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tblBorders>
    </w:tblPr>
    <w:tblStylePr w:type="firstRow">
      <w:pPr>
        <w:spacing w:after="0" w:before="0" w:line="240" w:lineRule="auto"/>
      </w:pPr>
      <w:rPr>
        <w:b w:val="1"/>
        <w:bCs w:val="1"/>
        <w:color w:val="ffffff" w:themeColor="background1"/>
      </w:rPr>
      <w:tblPr/>
      <w:tcPr>
        <w:shd w:color="auto" w:fill="34aba2" w:themeFill="accent3" w:val="clear"/>
      </w:tcPr>
    </w:tblStylePr>
    <w:tblStylePr w:type="lastRow">
      <w:pPr>
        <w:spacing w:after="0" w:before="0" w:line="240" w:lineRule="auto"/>
      </w:pPr>
      <w:rPr>
        <w:b w:val="1"/>
        <w:bCs w:val="1"/>
      </w:rPr>
      <w:tblPr/>
      <w:tcPr>
        <w:tcBorders>
          <w:top w:color="34aba2" w:space="0" w:sz="6" w:themeColor="accent3" w:val="double"/>
          <w:left w:color="34aba2" w:space="0" w:sz="8" w:themeColor="accent3" w:val="single"/>
          <w:bottom w:color="34aba2" w:space="0" w:sz="8" w:themeColor="accent3" w:val="single"/>
          <w:right w:color="34aba2" w:space="0" w:sz="8" w:themeColor="accent3" w:val="single"/>
        </w:tcBorders>
      </w:tcPr>
    </w:tblStylePr>
    <w:tblStylePr w:type="firstCol">
      <w:rPr>
        <w:b w:val="1"/>
        <w:bCs w:val="1"/>
      </w:rPr>
    </w:tblStylePr>
    <w:tblStylePr w:type="lastCol">
      <w:rPr>
        <w:b w:val="1"/>
        <w:bCs w:val="1"/>
      </w:rPr>
    </w:tblStylePr>
    <w:tblStylePr w:type="band1Vert">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tblStylePr w:type="band1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style>
  <w:style w:type="table" w:styleId="DanhsachMausang-Nhnmanh4">
    <w:name w:val="Light List Accent 4"/>
    <w:basedOn w:val="BangThngthng"/>
    <w:uiPriority w:val="61"/>
    <w:semiHidden w:val="1"/>
    <w:unhideWhenUsed w:val="1"/>
    <w:rsid w:val="00C86081"/>
    <w:pPr>
      <w:spacing w:after="0" w:line="240" w:lineRule="auto"/>
    </w:p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tblBorders>
    </w:tblPr>
    <w:tblStylePr w:type="firstRow">
      <w:pPr>
        <w:spacing w:after="0" w:before="0" w:line="240" w:lineRule="auto"/>
      </w:pPr>
      <w:rPr>
        <w:b w:val="1"/>
        <w:bCs w:val="1"/>
        <w:color w:val="ffffff" w:themeColor="background1"/>
      </w:rPr>
      <w:tblPr/>
      <w:tcPr>
        <w:shd w:color="auto" w:fill="66b2ca" w:themeFill="accent4" w:val="clear"/>
      </w:tcPr>
    </w:tblStylePr>
    <w:tblStylePr w:type="lastRow">
      <w:pPr>
        <w:spacing w:after="0" w:before="0" w:line="240" w:lineRule="auto"/>
      </w:pPr>
      <w:rPr>
        <w:b w:val="1"/>
        <w:bCs w:val="1"/>
      </w:rPr>
      <w:tblPr/>
      <w:tcPr>
        <w:tcBorders>
          <w:top w:color="66b2ca" w:space="0" w:sz="6" w:themeColor="accent4" w:val="double"/>
          <w:left w:color="66b2ca" w:space="0" w:sz="8" w:themeColor="accent4" w:val="single"/>
          <w:bottom w:color="66b2ca" w:space="0" w:sz="8" w:themeColor="accent4" w:val="single"/>
          <w:right w:color="66b2ca" w:space="0" w:sz="8" w:themeColor="accent4" w:val="single"/>
        </w:tcBorders>
      </w:tcPr>
    </w:tblStylePr>
    <w:tblStylePr w:type="firstCol">
      <w:rPr>
        <w:b w:val="1"/>
        <w:bCs w:val="1"/>
      </w:rPr>
    </w:tblStylePr>
    <w:tblStylePr w:type="lastCol">
      <w:rPr>
        <w:b w:val="1"/>
        <w:bCs w:val="1"/>
      </w:rPr>
    </w:tblStylePr>
    <w:tblStylePr w:type="band1Vert">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tblStylePr w:type="band1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style>
  <w:style w:type="table" w:styleId="DanhsachMausang-Nhnmanh5">
    <w:name w:val="Light List Accent 5"/>
    <w:basedOn w:val="BangThngthng"/>
    <w:uiPriority w:val="61"/>
    <w:semiHidden w:val="1"/>
    <w:unhideWhenUsed w:val="1"/>
    <w:rsid w:val="00C86081"/>
    <w:pPr>
      <w:spacing w:after="0" w:line="240" w:lineRule="auto"/>
    </w:p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tblBorders>
    </w:tblPr>
    <w:tblStylePr w:type="firstRow">
      <w:pPr>
        <w:spacing w:after="0" w:before="0" w:line="240" w:lineRule="auto"/>
      </w:pPr>
      <w:rPr>
        <w:b w:val="1"/>
        <w:bCs w:val="1"/>
        <w:color w:val="ffffff" w:themeColor="background1"/>
      </w:rPr>
      <w:tblPr/>
      <w:tcPr>
        <w:shd w:color="auto" w:fill="c1d9cb" w:themeFill="accent5" w:val="clear"/>
      </w:tcPr>
    </w:tblStylePr>
    <w:tblStylePr w:type="lastRow">
      <w:pPr>
        <w:spacing w:after="0" w:before="0" w:line="240" w:lineRule="auto"/>
      </w:pPr>
      <w:rPr>
        <w:b w:val="1"/>
        <w:bCs w:val="1"/>
      </w:rPr>
      <w:tblPr/>
      <w:tcPr>
        <w:tcBorders>
          <w:top w:color="c1d9cb" w:space="0" w:sz="6" w:themeColor="accent5" w:val="double"/>
          <w:left w:color="c1d9cb" w:space="0" w:sz="8" w:themeColor="accent5" w:val="single"/>
          <w:bottom w:color="c1d9cb" w:space="0" w:sz="8" w:themeColor="accent5" w:val="single"/>
          <w:right w:color="c1d9cb" w:space="0" w:sz="8" w:themeColor="accent5" w:val="single"/>
        </w:tcBorders>
      </w:tcPr>
    </w:tblStylePr>
    <w:tblStylePr w:type="firstCol">
      <w:rPr>
        <w:b w:val="1"/>
        <w:bCs w:val="1"/>
      </w:rPr>
    </w:tblStylePr>
    <w:tblStylePr w:type="lastCol">
      <w:rPr>
        <w:b w:val="1"/>
        <w:bCs w:val="1"/>
      </w:rPr>
    </w:tblStylePr>
    <w:tblStylePr w:type="band1Vert">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tblStylePr w:type="band1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style>
  <w:style w:type="table" w:styleId="DanhsachMausang-Nhnmanh6">
    <w:name w:val="Light List Accent 6"/>
    <w:basedOn w:val="BangThngthng"/>
    <w:uiPriority w:val="61"/>
    <w:semiHidden w:val="1"/>
    <w:unhideWhenUsed w:val="1"/>
    <w:rsid w:val="00C86081"/>
    <w:pPr>
      <w:spacing w:after="0" w:line="240" w:lineRule="auto"/>
    </w:p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tblBorders>
    </w:tblPr>
    <w:tblStylePr w:type="firstRow">
      <w:pPr>
        <w:spacing w:after="0" w:before="0" w:line="240" w:lineRule="auto"/>
      </w:pPr>
      <w:rPr>
        <w:b w:val="1"/>
        <w:bCs w:val="1"/>
        <w:color w:val="ffffff" w:themeColor="background1"/>
      </w:rPr>
      <w:tblPr/>
      <w:tcPr>
        <w:shd w:color="auto" w:fill="34aba2" w:themeFill="accent6" w:val="clear"/>
      </w:tcPr>
    </w:tblStylePr>
    <w:tblStylePr w:type="lastRow">
      <w:pPr>
        <w:spacing w:after="0" w:before="0" w:line="240" w:lineRule="auto"/>
      </w:pPr>
      <w:rPr>
        <w:b w:val="1"/>
        <w:bCs w:val="1"/>
      </w:rPr>
      <w:tblPr/>
      <w:tcPr>
        <w:tcBorders>
          <w:top w:color="34aba2" w:space="0" w:sz="6" w:themeColor="accent6" w:val="double"/>
          <w:left w:color="34aba2" w:space="0" w:sz="8" w:themeColor="accent6" w:val="single"/>
          <w:bottom w:color="34aba2" w:space="0" w:sz="8" w:themeColor="accent6" w:val="single"/>
          <w:right w:color="34aba2" w:space="0" w:sz="8" w:themeColor="accent6" w:val="single"/>
        </w:tcBorders>
      </w:tcPr>
    </w:tblStylePr>
    <w:tblStylePr w:type="firstCol">
      <w:rPr>
        <w:b w:val="1"/>
        <w:bCs w:val="1"/>
      </w:rPr>
    </w:tblStylePr>
    <w:tblStylePr w:type="lastCol">
      <w:rPr>
        <w:b w:val="1"/>
        <w:bCs w:val="1"/>
      </w:rPr>
    </w:tblStylePr>
    <w:tblStylePr w:type="band1Vert">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tblStylePr w:type="band1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style>
  <w:style w:type="table" w:styleId="TnnMausang">
    <w:name w:val="Light Shading"/>
    <w:basedOn w:val="BangThngthng"/>
    <w:uiPriority w:val="99"/>
    <w:semiHidden w:val="1"/>
    <w:unhideWhenUsed w:val="1"/>
    <w:rsid w:val="00C86081"/>
    <w:pPr>
      <w:spacing w:after="0" w:line="240" w:lineRule="auto"/>
    </w:pPr>
    <w:rPr>
      <w:color w:val="0b091e" w:themeColor="text1" w:themeShade="0000BF"/>
    </w:rPr>
    <w:tblPr>
      <w:tblStyleRowBandSize w:val="1"/>
      <w:tblStyleColBandSize w:val="1"/>
      <w:tblBorders>
        <w:top w:color="0f0d29" w:space="0" w:sz="8" w:themeColor="text1" w:val="single"/>
        <w:bottom w:color="0f0d29" w:space="0" w:sz="8" w:themeColor="text1" w:val="single"/>
      </w:tblBorders>
    </w:tblPr>
    <w:tblStylePr w:type="firstRow">
      <w:pPr>
        <w:spacing w:after="0" w:before="0" w:line="240" w:lineRule="auto"/>
      </w:pPr>
      <w:rPr>
        <w:b w:val="1"/>
        <w:bCs w:val="1"/>
      </w:rPr>
      <w:tblPr/>
      <w:tcPr>
        <w:tcBorders>
          <w:top w:color="0f0d29" w:space="0" w:sz="8" w:themeColor="text1" w:val="single"/>
          <w:left w:space="0" w:sz="0" w:val="nil"/>
          <w:bottom w:color="0f0d29"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f0d29" w:space="0" w:sz="8" w:themeColor="text1" w:val="single"/>
          <w:left w:space="0" w:sz="0" w:val="nil"/>
          <w:bottom w:color="0f0d29"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ada9e4" w:themeFill="text1" w:themeFillTint="00003F" w:val="clear"/>
      </w:tcPr>
    </w:tblStylePr>
    <w:tblStylePr w:type="band1Horz">
      <w:tblPr/>
      <w:tcPr>
        <w:tcBorders>
          <w:left w:space="0" w:sz="0" w:val="nil"/>
          <w:right w:space="0" w:sz="0" w:val="nil"/>
          <w:insideH w:space="0" w:sz="0" w:val="nil"/>
          <w:insideV w:space="0" w:sz="0" w:val="nil"/>
        </w:tcBorders>
        <w:shd w:color="auto" w:fill="ada9e4" w:themeFill="text1" w:themeFillTint="00003F" w:val="clear"/>
      </w:tcPr>
    </w:tblStylePr>
  </w:style>
  <w:style w:type="table" w:styleId="TnnMausang-Nhnmanh1">
    <w:name w:val="Light Shading Accent 1"/>
    <w:basedOn w:val="BangThngthng"/>
    <w:uiPriority w:val="99"/>
    <w:semiHidden w:val="1"/>
    <w:unhideWhenUsed w:val="1"/>
    <w:rsid w:val="00C86081"/>
    <w:pPr>
      <w:spacing w:after="0" w:line="240" w:lineRule="auto"/>
    </w:pPr>
    <w:rPr>
      <w:color w:val="013a57" w:themeColor="accent1" w:themeShade="0000BF"/>
    </w:rPr>
    <w:tblPr>
      <w:tblStyleRowBandSize w:val="1"/>
      <w:tblStyleColBandSize w:val="1"/>
      <w:tblBorders>
        <w:top w:color="024f75" w:space="0" w:sz="8" w:themeColor="accent1" w:val="single"/>
        <w:bottom w:color="024f75" w:space="0" w:sz="8" w:themeColor="accent1" w:val="single"/>
      </w:tblBorders>
    </w:tblPr>
    <w:tblStylePr w:type="firstRow">
      <w:pPr>
        <w:spacing w:after="0" w:before="0" w:line="240" w:lineRule="auto"/>
      </w:pPr>
      <w:rPr>
        <w:b w:val="1"/>
        <w:bCs w:val="1"/>
      </w:rPr>
      <w:tblPr/>
      <w:tcPr>
        <w:tcBorders>
          <w:top w:color="024f75" w:space="0" w:sz="8" w:themeColor="accent1" w:val="single"/>
          <w:left w:space="0" w:sz="0" w:val="nil"/>
          <w:bottom w:color="024f7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24f75" w:space="0" w:sz="8" w:themeColor="accent1" w:val="single"/>
          <w:left w:space="0" w:sz="0" w:val="nil"/>
          <w:bottom w:color="024f7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9fdefd" w:themeFill="accent1" w:themeFillTint="00003F" w:val="clear"/>
      </w:tcPr>
    </w:tblStylePr>
    <w:tblStylePr w:type="band1Horz">
      <w:tblPr/>
      <w:tcPr>
        <w:tcBorders>
          <w:left w:space="0" w:sz="0" w:val="nil"/>
          <w:right w:space="0" w:sz="0" w:val="nil"/>
          <w:insideH w:space="0" w:sz="0" w:val="nil"/>
          <w:insideV w:space="0" w:sz="0" w:val="nil"/>
        </w:tcBorders>
        <w:shd w:color="auto" w:fill="9fdefd" w:themeFill="accent1" w:themeFillTint="00003F" w:val="clear"/>
      </w:tcPr>
    </w:tblStylePr>
  </w:style>
  <w:style w:type="table" w:styleId="TnnMausang-Nhnmanh2">
    <w:name w:val="Light Shading Accent 2"/>
    <w:basedOn w:val="BangThngthng"/>
    <w:uiPriority w:val="60"/>
    <w:semiHidden w:val="1"/>
    <w:unhideWhenUsed w:val="1"/>
    <w:rsid w:val="00C86081"/>
    <w:pPr>
      <w:spacing w:after="0" w:line="240" w:lineRule="auto"/>
    </w:pPr>
    <w:rPr>
      <w:color w:val="256d9d" w:themeColor="accent2" w:themeShade="0000BF"/>
    </w:rPr>
    <w:tblPr>
      <w:tblStyleRowBandSize w:val="1"/>
      <w:tblStyleColBandSize w:val="1"/>
      <w:tblBorders>
        <w:top w:color="3592cf" w:space="0" w:sz="8" w:themeColor="accent2" w:val="single"/>
        <w:bottom w:color="3592cf" w:space="0" w:sz="8" w:themeColor="accent2" w:val="single"/>
      </w:tblBorders>
    </w:tblPr>
    <w:tblStylePr w:type="firstRow">
      <w:pPr>
        <w:spacing w:after="0" w:before="0" w:line="240" w:lineRule="auto"/>
      </w:pPr>
      <w:rPr>
        <w:b w:val="1"/>
        <w:bCs w:val="1"/>
      </w:rPr>
      <w:tblPr/>
      <w:tcPr>
        <w:tcBorders>
          <w:top w:color="3592cf" w:space="0" w:sz="8" w:themeColor="accent2" w:val="single"/>
          <w:left w:space="0" w:sz="0" w:val="nil"/>
          <w:bottom w:color="3592cf"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3592cf" w:space="0" w:sz="8" w:themeColor="accent2" w:val="single"/>
          <w:left w:space="0" w:sz="0" w:val="nil"/>
          <w:bottom w:color="3592cf"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ce3f3" w:themeFill="accent2" w:themeFillTint="00003F" w:val="clear"/>
      </w:tcPr>
    </w:tblStylePr>
    <w:tblStylePr w:type="band1Horz">
      <w:tblPr/>
      <w:tcPr>
        <w:tcBorders>
          <w:left w:space="0" w:sz="0" w:val="nil"/>
          <w:right w:space="0" w:sz="0" w:val="nil"/>
          <w:insideH w:space="0" w:sz="0" w:val="nil"/>
          <w:insideV w:space="0" w:sz="0" w:val="nil"/>
        </w:tcBorders>
        <w:shd w:color="auto" w:fill="cce3f3" w:themeFill="accent2" w:themeFillTint="00003F" w:val="clear"/>
      </w:tcPr>
    </w:tblStylePr>
  </w:style>
  <w:style w:type="table" w:styleId="TnnMausang-Nhnmanh3">
    <w:name w:val="Light Shading Accent 3"/>
    <w:basedOn w:val="BangThngthng"/>
    <w:uiPriority w:val="60"/>
    <w:semiHidden w:val="1"/>
    <w:unhideWhenUsed w:val="1"/>
    <w:rsid w:val="00C86081"/>
    <w:pPr>
      <w:spacing w:after="0" w:line="240" w:lineRule="auto"/>
    </w:pPr>
    <w:rPr>
      <w:color w:val="278079" w:themeColor="accent3" w:themeShade="0000BF"/>
    </w:rPr>
    <w:tblPr>
      <w:tblStyleRowBandSize w:val="1"/>
      <w:tblStyleColBandSize w:val="1"/>
      <w:tblBorders>
        <w:top w:color="34aba2" w:space="0" w:sz="8" w:themeColor="accent3" w:val="single"/>
        <w:bottom w:color="34aba2" w:space="0" w:sz="8" w:themeColor="accent3" w:val="single"/>
      </w:tblBorders>
    </w:tblPr>
    <w:tblStylePr w:type="firstRow">
      <w:pPr>
        <w:spacing w:after="0" w:before="0" w:line="240" w:lineRule="auto"/>
      </w:pPr>
      <w:rPr>
        <w:b w:val="1"/>
        <w:bCs w:val="1"/>
      </w:rPr>
      <w:tblPr/>
      <w:tcPr>
        <w:tcBorders>
          <w:top w:color="34aba2" w:space="0" w:sz="8" w:themeColor="accent3" w:val="single"/>
          <w:left w:space="0" w:sz="0" w:val="nil"/>
          <w:bottom w:color="34aba2"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34aba2" w:space="0" w:sz="8" w:themeColor="accent3" w:val="single"/>
          <w:left w:space="0" w:sz="0" w:val="nil"/>
          <w:bottom w:color="34aba2"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8eeeb" w:themeFill="accent3" w:themeFillTint="00003F" w:val="clear"/>
      </w:tcPr>
    </w:tblStylePr>
    <w:tblStylePr w:type="band1Horz">
      <w:tblPr/>
      <w:tcPr>
        <w:tcBorders>
          <w:left w:space="0" w:sz="0" w:val="nil"/>
          <w:right w:space="0" w:sz="0" w:val="nil"/>
          <w:insideH w:space="0" w:sz="0" w:val="nil"/>
          <w:insideV w:space="0" w:sz="0" w:val="nil"/>
        </w:tcBorders>
        <w:shd w:color="auto" w:fill="c8eeeb" w:themeFill="accent3" w:themeFillTint="00003F" w:val="clear"/>
      </w:tcPr>
    </w:tblStylePr>
  </w:style>
  <w:style w:type="table" w:styleId="TnnMausang-Nhnmanh4">
    <w:name w:val="Light Shading Accent 4"/>
    <w:basedOn w:val="BangThngthng"/>
    <w:uiPriority w:val="60"/>
    <w:semiHidden w:val="1"/>
    <w:unhideWhenUsed w:val="1"/>
    <w:rsid w:val="00C86081"/>
    <w:pPr>
      <w:spacing w:after="0" w:line="240" w:lineRule="auto"/>
    </w:pPr>
    <w:rPr>
      <w:color w:val="3a8ea9" w:themeColor="accent4" w:themeShade="0000BF"/>
    </w:rPr>
    <w:tblPr>
      <w:tblStyleRowBandSize w:val="1"/>
      <w:tblStyleColBandSize w:val="1"/>
      <w:tblBorders>
        <w:top w:color="66b2ca" w:space="0" w:sz="8" w:themeColor="accent4" w:val="single"/>
        <w:bottom w:color="66b2ca" w:space="0" w:sz="8" w:themeColor="accent4" w:val="single"/>
      </w:tblBorders>
    </w:tblPr>
    <w:tblStylePr w:type="firstRow">
      <w:pPr>
        <w:spacing w:after="0" w:before="0" w:line="240" w:lineRule="auto"/>
      </w:pPr>
      <w:rPr>
        <w:b w:val="1"/>
        <w:bCs w:val="1"/>
      </w:rPr>
      <w:tblPr/>
      <w:tcPr>
        <w:tcBorders>
          <w:top w:color="66b2ca" w:space="0" w:sz="8" w:themeColor="accent4" w:val="single"/>
          <w:left w:space="0" w:sz="0" w:val="nil"/>
          <w:bottom w:color="66b2ca"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66b2ca" w:space="0" w:sz="8" w:themeColor="accent4" w:val="single"/>
          <w:left w:space="0" w:sz="0" w:val="nil"/>
          <w:bottom w:color="66b2ca"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9ebf2" w:themeFill="accent4" w:themeFillTint="00003F" w:val="clear"/>
      </w:tcPr>
    </w:tblStylePr>
    <w:tblStylePr w:type="band1Horz">
      <w:tblPr/>
      <w:tcPr>
        <w:tcBorders>
          <w:left w:space="0" w:sz="0" w:val="nil"/>
          <w:right w:space="0" w:sz="0" w:val="nil"/>
          <w:insideH w:space="0" w:sz="0" w:val="nil"/>
          <w:insideV w:space="0" w:sz="0" w:val="nil"/>
        </w:tcBorders>
        <w:shd w:color="auto" w:fill="d9ebf2" w:themeFill="accent4" w:themeFillTint="00003F" w:val="clear"/>
      </w:tcPr>
    </w:tblStylePr>
  </w:style>
  <w:style w:type="table" w:styleId="TnnMausang-Nhnmanh5">
    <w:name w:val="Light Shading Accent 5"/>
    <w:basedOn w:val="BangThngthng"/>
    <w:uiPriority w:val="60"/>
    <w:semiHidden w:val="1"/>
    <w:unhideWhenUsed w:val="1"/>
    <w:rsid w:val="00C86081"/>
    <w:pPr>
      <w:spacing w:after="0" w:line="240" w:lineRule="auto"/>
    </w:pPr>
    <w:rPr>
      <w:color w:val="81b295" w:themeColor="accent5" w:themeShade="0000BF"/>
    </w:rPr>
    <w:tblPr>
      <w:tblStyleRowBandSize w:val="1"/>
      <w:tblStyleColBandSize w:val="1"/>
      <w:tblBorders>
        <w:top w:color="c1d9cb" w:space="0" w:sz="8" w:themeColor="accent5" w:val="single"/>
        <w:bottom w:color="c1d9cb" w:space="0" w:sz="8" w:themeColor="accent5" w:val="single"/>
      </w:tblBorders>
    </w:tblPr>
    <w:tblStylePr w:type="firstRow">
      <w:pPr>
        <w:spacing w:after="0" w:before="0" w:line="240" w:lineRule="auto"/>
      </w:pPr>
      <w:rPr>
        <w:b w:val="1"/>
        <w:bCs w:val="1"/>
      </w:rPr>
      <w:tblPr/>
      <w:tcPr>
        <w:tcBorders>
          <w:top w:color="c1d9cb" w:space="0" w:sz="8" w:themeColor="accent5" w:val="single"/>
          <w:left w:space="0" w:sz="0" w:val="nil"/>
          <w:bottom w:color="c1d9cb"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c1d9cb" w:space="0" w:sz="8" w:themeColor="accent5" w:val="single"/>
          <w:left w:space="0" w:sz="0" w:val="nil"/>
          <w:bottom w:color="c1d9cb"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f5f1" w:themeFill="accent5" w:themeFillTint="00003F" w:val="clear"/>
      </w:tcPr>
    </w:tblStylePr>
    <w:tblStylePr w:type="band1Horz">
      <w:tblPr/>
      <w:tcPr>
        <w:tcBorders>
          <w:left w:space="0" w:sz="0" w:val="nil"/>
          <w:right w:space="0" w:sz="0" w:val="nil"/>
          <w:insideH w:space="0" w:sz="0" w:val="nil"/>
          <w:insideV w:space="0" w:sz="0" w:val="nil"/>
        </w:tcBorders>
        <w:shd w:color="auto" w:fill="eff5f1" w:themeFill="accent5" w:themeFillTint="00003F" w:val="clear"/>
      </w:tcPr>
    </w:tblStylePr>
  </w:style>
  <w:style w:type="table" w:styleId="TnnMausang-Nhnmanh6">
    <w:name w:val="Light Shading Accent 6"/>
    <w:basedOn w:val="BangThngthng"/>
    <w:uiPriority w:val="60"/>
    <w:semiHidden w:val="1"/>
    <w:unhideWhenUsed w:val="1"/>
    <w:rsid w:val="00C86081"/>
    <w:pPr>
      <w:spacing w:after="0" w:line="240" w:lineRule="auto"/>
    </w:pPr>
    <w:rPr>
      <w:color w:val="278079" w:themeColor="accent6" w:themeShade="0000BF"/>
    </w:rPr>
    <w:tblPr>
      <w:tblStyleRowBandSize w:val="1"/>
      <w:tblStyleColBandSize w:val="1"/>
      <w:tblBorders>
        <w:top w:color="34aba2" w:space="0" w:sz="8" w:themeColor="accent6" w:val="single"/>
        <w:bottom w:color="34aba2" w:space="0" w:sz="8" w:themeColor="accent6" w:val="single"/>
      </w:tblBorders>
    </w:tblPr>
    <w:tblStylePr w:type="firstRow">
      <w:pPr>
        <w:spacing w:after="0" w:before="0" w:line="240" w:lineRule="auto"/>
      </w:pPr>
      <w:rPr>
        <w:b w:val="1"/>
        <w:bCs w:val="1"/>
      </w:rPr>
      <w:tblPr/>
      <w:tcPr>
        <w:tcBorders>
          <w:top w:color="34aba2" w:space="0" w:sz="8" w:themeColor="accent6" w:val="single"/>
          <w:left w:space="0" w:sz="0" w:val="nil"/>
          <w:bottom w:color="34aba2"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34aba2" w:space="0" w:sz="8" w:themeColor="accent6" w:val="single"/>
          <w:left w:space="0" w:sz="0" w:val="nil"/>
          <w:bottom w:color="34aba2"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8eeeb" w:themeFill="accent6" w:themeFillTint="00003F" w:val="clear"/>
      </w:tcPr>
    </w:tblStylePr>
    <w:tblStylePr w:type="band1Horz">
      <w:tblPr/>
      <w:tcPr>
        <w:tcBorders>
          <w:left w:space="0" w:sz="0" w:val="nil"/>
          <w:right w:space="0" w:sz="0" w:val="nil"/>
          <w:insideH w:space="0" w:sz="0" w:val="nil"/>
          <w:insideV w:space="0" w:sz="0" w:val="nil"/>
        </w:tcBorders>
        <w:shd w:color="auto" w:fill="c8eeeb" w:themeFill="accent6" w:themeFillTint="00003F" w:val="clear"/>
      </w:tcPr>
    </w:tblStylePr>
  </w:style>
  <w:style w:type="table" w:styleId="LiMausang">
    <w:name w:val="Light Grid"/>
    <w:basedOn w:val="BangThngthng"/>
    <w:uiPriority w:val="99"/>
    <w:semiHidden w:val="1"/>
    <w:unhideWhenUsed w:val="1"/>
    <w:rsid w:val="00C86081"/>
    <w:pPr>
      <w:spacing w:after="0" w:line="240" w:lineRule="auto"/>
    </w:p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insideH w:color="0f0d29" w:space="0" w:sz="8" w:themeColor="text1" w:val="single"/>
        <w:insideV w:color="0f0d29"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f0d29" w:space="0" w:sz="8" w:themeColor="text1" w:val="single"/>
          <w:left w:color="0f0d29" w:space="0" w:sz="8" w:themeColor="text1" w:val="single"/>
          <w:bottom w:color="0f0d29" w:space="0" w:sz="18" w:themeColor="text1" w:val="single"/>
          <w:right w:color="0f0d29" w:space="0" w:sz="8" w:themeColor="text1" w:val="single"/>
          <w:insideH w:space="0" w:sz="0" w:val="nil"/>
          <w:insideV w:color="0f0d29"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f0d29" w:space="0" w:sz="6" w:themeColor="text1" w:val="double"/>
          <w:left w:color="0f0d29" w:space="0" w:sz="8" w:themeColor="text1" w:val="single"/>
          <w:bottom w:color="0f0d29" w:space="0" w:sz="8" w:themeColor="text1" w:val="single"/>
          <w:right w:color="0f0d29" w:space="0" w:sz="8" w:themeColor="text1" w:val="single"/>
          <w:insideH w:space="0" w:sz="0" w:val="nil"/>
          <w:insideV w:color="0f0d29"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tblStylePr w:type="band1Vert">
      <w:tblPr/>
      <w:tcPr>
        <w:tcBorders>
          <w:top w:color="0f0d29" w:space="0" w:sz="8" w:themeColor="text1" w:val="single"/>
          <w:left w:color="0f0d29" w:space="0" w:sz="8" w:themeColor="text1" w:val="single"/>
          <w:bottom w:color="0f0d29" w:space="0" w:sz="8" w:themeColor="text1" w:val="single"/>
          <w:right w:color="0f0d29" w:space="0" w:sz="8" w:themeColor="text1" w:val="single"/>
        </w:tcBorders>
        <w:shd w:color="auto" w:fill="ada9e4" w:themeFill="text1" w:themeFillTint="00003F" w:val="clear"/>
      </w:tcPr>
    </w:tblStylePr>
    <w:tblStylePr w:type="band1Horz">
      <w:tblPr/>
      <w:tcPr>
        <w:tcBorders>
          <w:top w:color="0f0d29" w:space="0" w:sz="8" w:themeColor="text1" w:val="single"/>
          <w:left w:color="0f0d29" w:space="0" w:sz="8" w:themeColor="text1" w:val="single"/>
          <w:bottom w:color="0f0d29" w:space="0" w:sz="8" w:themeColor="text1" w:val="single"/>
          <w:right w:color="0f0d29" w:space="0" w:sz="8" w:themeColor="text1" w:val="single"/>
          <w:insideV w:color="0f0d29" w:space="0" w:sz="8" w:themeColor="text1" w:val="single"/>
        </w:tcBorders>
        <w:shd w:color="auto" w:fill="ada9e4" w:themeFill="text1" w:themeFillTint="00003F" w:val="clear"/>
      </w:tcPr>
    </w:tblStylePr>
    <w:tblStylePr w:type="band2Horz">
      <w:tblPr/>
      <w:tcPr>
        <w:tcBorders>
          <w:top w:color="0f0d29" w:space="0" w:sz="8" w:themeColor="text1" w:val="single"/>
          <w:left w:color="0f0d29" w:space="0" w:sz="8" w:themeColor="text1" w:val="single"/>
          <w:bottom w:color="0f0d29" w:space="0" w:sz="8" w:themeColor="text1" w:val="single"/>
          <w:right w:color="0f0d29" w:space="0" w:sz="8" w:themeColor="text1" w:val="single"/>
          <w:insideV w:color="0f0d29" w:space="0" w:sz="8" w:themeColor="text1" w:val="single"/>
        </w:tcBorders>
      </w:tcPr>
    </w:tblStylePr>
  </w:style>
  <w:style w:type="table" w:styleId="LiMausang-Nhnmanh1">
    <w:name w:val="Light Grid Accent 1"/>
    <w:basedOn w:val="BangThngthng"/>
    <w:uiPriority w:val="99"/>
    <w:semiHidden w:val="1"/>
    <w:unhideWhenUsed w:val="1"/>
    <w:rsid w:val="00C86081"/>
    <w:pPr>
      <w:spacing w:after="0" w:line="240" w:lineRule="auto"/>
    </w:p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insideH w:color="024f75" w:space="0" w:sz="8" w:themeColor="accent1" w:val="single"/>
        <w:insideV w:color="024f75"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24f75" w:space="0" w:sz="8" w:themeColor="accent1" w:val="single"/>
          <w:left w:color="024f75" w:space="0" w:sz="8" w:themeColor="accent1" w:val="single"/>
          <w:bottom w:color="024f75" w:space="0" w:sz="18" w:themeColor="accent1" w:val="single"/>
          <w:right w:color="024f75" w:space="0" w:sz="8" w:themeColor="accent1" w:val="single"/>
          <w:insideH w:space="0" w:sz="0" w:val="nil"/>
          <w:insideV w:color="024f75"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24f75" w:space="0" w:sz="6" w:themeColor="accent1" w:val="double"/>
          <w:left w:color="024f75" w:space="0" w:sz="8" w:themeColor="accent1" w:val="single"/>
          <w:bottom w:color="024f75" w:space="0" w:sz="8" w:themeColor="accent1" w:val="single"/>
          <w:right w:color="024f75" w:space="0" w:sz="8" w:themeColor="accent1" w:val="single"/>
          <w:insideH w:space="0" w:sz="0" w:val="nil"/>
          <w:insideV w:color="024f75"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tblStylePr w:type="band1Vert">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shd w:color="auto" w:fill="9fdefd" w:themeFill="accent1" w:themeFillTint="00003F" w:val="clear"/>
      </w:tcPr>
    </w:tblStylePr>
    <w:tblStylePr w:type="band1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insideV w:color="024f75" w:space="0" w:sz="8" w:themeColor="accent1" w:val="single"/>
        </w:tcBorders>
        <w:shd w:color="auto" w:fill="9fdefd" w:themeFill="accent1" w:themeFillTint="00003F" w:val="clear"/>
      </w:tcPr>
    </w:tblStylePr>
    <w:tblStylePr w:type="band2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insideV w:color="024f75" w:space="0" w:sz="8" w:themeColor="accent1" w:val="single"/>
        </w:tcBorders>
      </w:tcPr>
    </w:tblStylePr>
  </w:style>
  <w:style w:type="table" w:styleId="LiMausang-Nhnmanh2">
    <w:name w:val="Light Grid Accent 2"/>
    <w:basedOn w:val="BangThngthng"/>
    <w:uiPriority w:val="62"/>
    <w:semiHidden w:val="1"/>
    <w:unhideWhenUsed w:val="1"/>
    <w:rsid w:val="00C86081"/>
    <w:pPr>
      <w:spacing w:after="0" w:line="240" w:lineRule="auto"/>
    </w:p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insideH w:color="3592cf" w:space="0" w:sz="8" w:themeColor="accent2" w:val="single"/>
        <w:insideV w:color="3592cf"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592cf" w:space="0" w:sz="8" w:themeColor="accent2" w:val="single"/>
          <w:left w:color="3592cf" w:space="0" w:sz="8" w:themeColor="accent2" w:val="single"/>
          <w:bottom w:color="3592cf" w:space="0" w:sz="18" w:themeColor="accent2" w:val="single"/>
          <w:right w:color="3592cf" w:space="0" w:sz="8" w:themeColor="accent2" w:val="single"/>
          <w:insideH w:space="0" w:sz="0" w:val="nil"/>
          <w:insideV w:color="3592cf"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592cf" w:space="0" w:sz="6" w:themeColor="accent2" w:val="double"/>
          <w:left w:color="3592cf" w:space="0" w:sz="8" w:themeColor="accent2" w:val="single"/>
          <w:bottom w:color="3592cf" w:space="0" w:sz="8" w:themeColor="accent2" w:val="single"/>
          <w:right w:color="3592cf" w:space="0" w:sz="8" w:themeColor="accent2" w:val="single"/>
          <w:insideH w:space="0" w:sz="0" w:val="nil"/>
          <w:insideV w:color="3592cf"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tblStylePr w:type="band1Vert">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shd w:color="auto" w:fill="cce3f3" w:themeFill="accent2" w:themeFillTint="00003F" w:val="clear"/>
      </w:tcPr>
    </w:tblStylePr>
    <w:tblStylePr w:type="band1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insideV w:color="3592cf" w:space="0" w:sz="8" w:themeColor="accent2" w:val="single"/>
        </w:tcBorders>
        <w:shd w:color="auto" w:fill="cce3f3" w:themeFill="accent2" w:themeFillTint="00003F" w:val="clear"/>
      </w:tcPr>
    </w:tblStylePr>
    <w:tblStylePr w:type="band2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insideV w:color="3592cf" w:space="0" w:sz="8" w:themeColor="accent2" w:val="single"/>
        </w:tcBorders>
      </w:tcPr>
    </w:tblStylePr>
  </w:style>
  <w:style w:type="table" w:styleId="LiMausang-Nhnmanh3">
    <w:name w:val="Light Grid Accent 3"/>
    <w:basedOn w:val="BangThngthng"/>
    <w:uiPriority w:val="62"/>
    <w:semiHidden w:val="1"/>
    <w:unhideWhenUsed w:val="1"/>
    <w:rsid w:val="00C86081"/>
    <w:pPr>
      <w:spacing w:after="0" w:line="240" w:lineRule="auto"/>
    </w:p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insideH w:color="34aba2" w:space="0" w:sz="8" w:themeColor="accent3" w:val="single"/>
        <w:insideV w:color="34aba2"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4aba2" w:space="0" w:sz="8" w:themeColor="accent3" w:val="single"/>
          <w:left w:color="34aba2" w:space="0" w:sz="8" w:themeColor="accent3" w:val="single"/>
          <w:bottom w:color="34aba2" w:space="0" w:sz="18" w:themeColor="accent3" w:val="single"/>
          <w:right w:color="34aba2" w:space="0" w:sz="8" w:themeColor="accent3" w:val="single"/>
          <w:insideH w:space="0" w:sz="0" w:val="nil"/>
          <w:insideV w:color="34aba2"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4aba2" w:space="0" w:sz="6" w:themeColor="accent3" w:val="double"/>
          <w:left w:color="34aba2" w:space="0" w:sz="8" w:themeColor="accent3" w:val="single"/>
          <w:bottom w:color="34aba2" w:space="0" w:sz="8" w:themeColor="accent3" w:val="single"/>
          <w:right w:color="34aba2" w:space="0" w:sz="8" w:themeColor="accent3" w:val="single"/>
          <w:insideH w:space="0" w:sz="0" w:val="nil"/>
          <w:insideV w:color="34aba2"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tblStylePr w:type="band1Vert">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shd w:color="auto" w:fill="c8eeeb" w:themeFill="accent3" w:themeFillTint="00003F" w:val="clear"/>
      </w:tcPr>
    </w:tblStylePr>
    <w:tblStylePr w:type="band1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insideV w:color="34aba2" w:space="0" w:sz="8" w:themeColor="accent3" w:val="single"/>
        </w:tcBorders>
        <w:shd w:color="auto" w:fill="c8eeeb" w:themeFill="accent3" w:themeFillTint="00003F" w:val="clear"/>
      </w:tcPr>
    </w:tblStylePr>
    <w:tblStylePr w:type="band2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insideV w:color="34aba2" w:space="0" w:sz="8" w:themeColor="accent3" w:val="single"/>
        </w:tcBorders>
      </w:tcPr>
    </w:tblStylePr>
  </w:style>
  <w:style w:type="table" w:styleId="LiMausang-Nhnmanh4">
    <w:name w:val="Light Grid Accent 4"/>
    <w:basedOn w:val="BangThngthng"/>
    <w:uiPriority w:val="62"/>
    <w:semiHidden w:val="1"/>
    <w:unhideWhenUsed w:val="1"/>
    <w:rsid w:val="00C86081"/>
    <w:pPr>
      <w:spacing w:after="0" w:line="240" w:lineRule="auto"/>
    </w:p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insideH w:color="66b2ca" w:space="0" w:sz="8" w:themeColor="accent4" w:val="single"/>
        <w:insideV w:color="66b2ca"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66b2ca" w:space="0" w:sz="8" w:themeColor="accent4" w:val="single"/>
          <w:left w:color="66b2ca" w:space="0" w:sz="8" w:themeColor="accent4" w:val="single"/>
          <w:bottom w:color="66b2ca" w:space="0" w:sz="18" w:themeColor="accent4" w:val="single"/>
          <w:right w:color="66b2ca" w:space="0" w:sz="8" w:themeColor="accent4" w:val="single"/>
          <w:insideH w:space="0" w:sz="0" w:val="nil"/>
          <w:insideV w:color="66b2ca"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66b2ca" w:space="0" w:sz="6" w:themeColor="accent4" w:val="double"/>
          <w:left w:color="66b2ca" w:space="0" w:sz="8" w:themeColor="accent4" w:val="single"/>
          <w:bottom w:color="66b2ca" w:space="0" w:sz="8" w:themeColor="accent4" w:val="single"/>
          <w:right w:color="66b2ca" w:space="0" w:sz="8" w:themeColor="accent4" w:val="single"/>
          <w:insideH w:space="0" w:sz="0" w:val="nil"/>
          <w:insideV w:color="66b2ca"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tblStylePr w:type="band1Vert">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shd w:color="auto" w:fill="d9ebf2" w:themeFill="accent4" w:themeFillTint="00003F" w:val="clear"/>
      </w:tcPr>
    </w:tblStylePr>
    <w:tblStylePr w:type="band1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insideV w:color="66b2ca" w:space="0" w:sz="8" w:themeColor="accent4" w:val="single"/>
        </w:tcBorders>
        <w:shd w:color="auto" w:fill="d9ebf2" w:themeFill="accent4" w:themeFillTint="00003F" w:val="clear"/>
      </w:tcPr>
    </w:tblStylePr>
    <w:tblStylePr w:type="band2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insideV w:color="66b2ca" w:space="0" w:sz="8" w:themeColor="accent4" w:val="single"/>
        </w:tcBorders>
      </w:tcPr>
    </w:tblStylePr>
  </w:style>
  <w:style w:type="table" w:styleId="LiMausang-Nhnmanh5">
    <w:name w:val="Light Grid Accent 5"/>
    <w:basedOn w:val="BangThngthng"/>
    <w:uiPriority w:val="62"/>
    <w:semiHidden w:val="1"/>
    <w:unhideWhenUsed w:val="1"/>
    <w:rsid w:val="00C86081"/>
    <w:pPr>
      <w:spacing w:after="0" w:line="240" w:lineRule="auto"/>
    </w:p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insideH w:color="c1d9cb" w:space="0" w:sz="8" w:themeColor="accent5" w:val="single"/>
        <w:insideV w:color="c1d9cb"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1d9cb" w:space="0" w:sz="8" w:themeColor="accent5" w:val="single"/>
          <w:left w:color="c1d9cb" w:space="0" w:sz="8" w:themeColor="accent5" w:val="single"/>
          <w:bottom w:color="c1d9cb" w:space="0" w:sz="18" w:themeColor="accent5" w:val="single"/>
          <w:right w:color="c1d9cb" w:space="0" w:sz="8" w:themeColor="accent5" w:val="single"/>
          <w:insideH w:space="0" w:sz="0" w:val="nil"/>
          <w:insideV w:color="c1d9cb"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1d9cb" w:space="0" w:sz="6" w:themeColor="accent5" w:val="double"/>
          <w:left w:color="c1d9cb" w:space="0" w:sz="8" w:themeColor="accent5" w:val="single"/>
          <w:bottom w:color="c1d9cb" w:space="0" w:sz="8" w:themeColor="accent5" w:val="single"/>
          <w:right w:color="c1d9cb" w:space="0" w:sz="8" w:themeColor="accent5" w:val="single"/>
          <w:insideH w:space="0" w:sz="0" w:val="nil"/>
          <w:insideV w:color="c1d9cb"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tblStylePr w:type="band1Vert">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shd w:color="auto" w:fill="eff5f1" w:themeFill="accent5" w:themeFillTint="00003F" w:val="clear"/>
      </w:tcPr>
    </w:tblStylePr>
    <w:tblStylePr w:type="band1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insideV w:color="c1d9cb" w:space="0" w:sz="8" w:themeColor="accent5" w:val="single"/>
        </w:tcBorders>
        <w:shd w:color="auto" w:fill="eff5f1" w:themeFill="accent5" w:themeFillTint="00003F" w:val="clear"/>
      </w:tcPr>
    </w:tblStylePr>
    <w:tblStylePr w:type="band2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insideV w:color="c1d9cb" w:space="0" w:sz="8" w:themeColor="accent5" w:val="single"/>
        </w:tcBorders>
      </w:tcPr>
    </w:tblStylePr>
  </w:style>
  <w:style w:type="table" w:styleId="LiMausang-Nhnmanh6">
    <w:name w:val="Light Grid Accent 6"/>
    <w:basedOn w:val="BangThngthng"/>
    <w:uiPriority w:val="62"/>
    <w:semiHidden w:val="1"/>
    <w:unhideWhenUsed w:val="1"/>
    <w:rsid w:val="00C86081"/>
    <w:pPr>
      <w:spacing w:after="0" w:line="240" w:lineRule="auto"/>
    </w:p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insideH w:color="34aba2" w:space="0" w:sz="8" w:themeColor="accent6" w:val="single"/>
        <w:insideV w:color="34aba2"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4aba2" w:space="0" w:sz="8" w:themeColor="accent6" w:val="single"/>
          <w:left w:color="34aba2" w:space="0" w:sz="8" w:themeColor="accent6" w:val="single"/>
          <w:bottom w:color="34aba2" w:space="0" w:sz="18" w:themeColor="accent6" w:val="single"/>
          <w:right w:color="34aba2" w:space="0" w:sz="8" w:themeColor="accent6" w:val="single"/>
          <w:insideH w:space="0" w:sz="0" w:val="nil"/>
          <w:insideV w:color="34aba2"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4aba2" w:space="0" w:sz="6" w:themeColor="accent6" w:val="double"/>
          <w:left w:color="34aba2" w:space="0" w:sz="8" w:themeColor="accent6" w:val="single"/>
          <w:bottom w:color="34aba2" w:space="0" w:sz="8" w:themeColor="accent6" w:val="single"/>
          <w:right w:color="34aba2" w:space="0" w:sz="8" w:themeColor="accent6" w:val="single"/>
          <w:insideH w:space="0" w:sz="0" w:val="nil"/>
          <w:insideV w:color="34aba2"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tblStylePr w:type="band1Vert">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shd w:color="auto" w:fill="c8eeeb" w:themeFill="accent6" w:themeFillTint="00003F" w:val="clear"/>
      </w:tcPr>
    </w:tblStylePr>
    <w:tblStylePr w:type="band1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insideV w:color="34aba2" w:space="0" w:sz="8" w:themeColor="accent6" w:val="single"/>
        </w:tcBorders>
        <w:shd w:color="auto" w:fill="c8eeeb" w:themeFill="accent6" w:themeFillTint="00003F" w:val="clear"/>
      </w:tcPr>
    </w:tblStylePr>
    <w:tblStylePr w:type="band2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insideV w:color="34aba2" w:space="0" w:sz="8" w:themeColor="accent6" w:val="single"/>
        </w:tcBorders>
      </w:tcPr>
    </w:tblStylePr>
  </w:style>
  <w:style w:type="table" w:styleId="DanhsachSm">
    <w:name w:val="Dark List"/>
    <w:basedOn w:val="BangThngthng"/>
    <w:uiPriority w:val="99"/>
    <w:semiHidden w:val="1"/>
    <w:unhideWhenUsed w:val="1"/>
    <w:rsid w:val="00C86081"/>
    <w:pPr>
      <w:spacing w:after="0" w:line="240" w:lineRule="auto"/>
    </w:pPr>
    <w:rPr>
      <w:color w:val="ffffff" w:themeColor="background1"/>
    </w:rPr>
    <w:tblPr>
      <w:tblStyleRowBandSize w:val="1"/>
      <w:tblStyleColBandSize w:val="1"/>
    </w:tblPr>
    <w:tcPr>
      <w:shd w:color="auto" w:fill="0f0d29"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70614"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b091e"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b091e"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style>
  <w:style w:type="table" w:styleId="DanhsachSm-Nhnmanh1">
    <w:name w:val="Dark List Accent 1"/>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024f75"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12639"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13a57"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13a57"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13a57"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13a57" w:themeFill="accent1" w:themeFillShade="0000BF" w:val="clear"/>
      </w:tcPr>
    </w:tblStylePr>
  </w:style>
  <w:style w:type="table" w:styleId="DanhsachSm-Nhnmanh2">
    <w:name w:val="Dark List Accent 2"/>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3592cf"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94868"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56d9d"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56d9d"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56d9d"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56d9d" w:themeFill="accent2" w:themeFillShade="0000BF" w:val="clear"/>
      </w:tcPr>
    </w:tblStylePr>
  </w:style>
  <w:style w:type="table" w:styleId="DanhsachSm-Nhnmanh3">
    <w:name w:val="Dark List Accent 3"/>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34aba2"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a5550"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78079"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78079"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78079"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78079" w:themeFill="accent3" w:themeFillShade="0000BF" w:val="clear"/>
      </w:tcPr>
    </w:tblStylePr>
  </w:style>
  <w:style w:type="table" w:styleId="DanhsachSm-Nhnmanh4">
    <w:name w:val="Dark List Accent 4"/>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66b2ca"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75e7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a8ea9"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a8ea9"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a8ea9"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a8ea9" w:themeFill="accent4" w:themeFillShade="0000BF" w:val="clear"/>
      </w:tcPr>
    </w:tblStylePr>
  </w:style>
  <w:style w:type="table" w:styleId="DanhsachSm-Nhnmanh5">
    <w:name w:val="Dark List Accent 5"/>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c1d9cb"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d7e61"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81b295"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81b295"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81b295"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81b295" w:themeFill="accent5" w:themeFillShade="0000BF" w:val="clear"/>
      </w:tcPr>
    </w:tblStylePr>
  </w:style>
  <w:style w:type="table" w:styleId="DanhsachSm-Nhnmanh6">
    <w:name w:val="Dark List Accent 6"/>
    <w:basedOn w:val="BangThngthng"/>
    <w:uiPriority w:val="70"/>
    <w:semiHidden w:val="1"/>
    <w:unhideWhenUsed w:val="1"/>
    <w:rsid w:val="00C86081"/>
    <w:pPr>
      <w:spacing w:after="0" w:line="240" w:lineRule="auto"/>
    </w:pPr>
    <w:rPr>
      <w:color w:val="ffffff" w:themeColor="background1"/>
    </w:rPr>
    <w:tblPr>
      <w:tblStyleRowBandSize w:val="1"/>
      <w:tblStyleColBandSize w:val="1"/>
    </w:tblPr>
    <w:tcPr>
      <w:shd w:color="auto" w:fill="34aba2"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a5550"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78079"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78079"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78079"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78079" w:themeFill="accent6" w:themeFillShade="0000BF" w:val="clear"/>
      </w:tcPr>
    </w:tblStylePr>
  </w:style>
  <w:style w:type="table" w:styleId="BangDanhsch1Nhat">
    <w:name w:val="List Table 1 Light"/>
    <w:basedOn w:val="BangThngthng"/>
    <w:uiPriority w:val="46"/>
    <w:rsid w:val="00C86081"/>
    <w:pPr>
      <w:spacing w:after="0" w:line="240" w:lineRule="auto"/>
    </w:pPr>
    <w:tblPr>
      <w:tblStyleRowBandSize w:val="1"/>
      <w:tblStyleColBandSize w:val="1"/>
    </w:tblPr>
    <w:tblStylePr w:type="firstRow">
      <w:rPr>
        <w:b w:val="1"/>
        <w:bCs w:val="1"/>
      </w:rPr>
      <w:tblPr/>
      <w:tcPr>
        <w:tcBorders>
          <w:bottom w:color="4139b3" w:space="0" w:sz="4" w:themeColor="text1" w:themeTint="000099" w:val="single"/>
        </w:tcBorders>
      </w:tcPr>
    </w:tblStylePr>
    <w:tblStylePr w:type="lastRow">
      <w:rPr>
        <w:b w:val="1"/>
        <w:bCs w:val="1"/>
      </w:rPr>
      <w:tblPr/>
      <w:tcPr>
        <w:tcBorders>
          <w:top w:color="4139b3"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BangDanhsch1Nhat-Nhnmanh1">
    <w:name w:val="List Table 1 Light Accent 1"/>
    <w:basedOn w:val="BangThngthng"/>
    <w:uiPriority w:val="46"/>
    <w:rsid w:val="00C86081"/>
    <w:pPr>
      <w:spacing w:after="0" w:line="240" w:lineRule="auto"/>
    </w:pPr>
    <w:tblPr>
      <w:tblStyleRowBandSize w:val="1"/>
      <w:tblStyleColBandSize w:val="1"/>
    </w:tblPr>
    <w:tblStylePr w:type="firstRow">
      <w:rPr>
        <w:b w:val="1"/>
        <w:bCs w:val="1"/>
      </w:rPr>
      <w:tblPr/>
      <w:tcPr>
        <w:tcBorders>
          <w:bottom w:color="18affb" w:space="0" w:sz="4" w:themeColor="accent1" w:themeTint="000099" w:val="single"/>
        </w:tcBorders>
      </w:tcPr>
    </w:tblStylePr>
    <w:tblStylePr w:type="lastRow">
      <w:rPr>
        <w:b w:val="1"/>
        <w:bCs w:val="1"/>
      </w:rPr>
      <w:tblPr/>
      <w:tcPr>
        <w:tcBorders>
          <w:top w:color="18affb"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BangDanhsch1Nhat-Nhnmanh2">
    <w:name w:val="List Table 1 Light Accent 2"/>
    <w:basedOn w:val="BangThngthng"/>
    <w:uiPriority w:val="46"/>
    <w:rsid w:val="00C86081"/>
    <w:pPr>
      <w:spacing w:after="0" w:line="240" w:lineRule="auto"/>
    </w:pPr>
    <w:tblPr>
      <w:tblStyleRowBandSize w:val="1"/>
      <w:tblStyleColBandSize w:val="1"/>
    </w:tblPr>
    <w:tblStylePr w:type="firstRow">
      <w:rPr>
        <w:b w:val="1"/>
        <w:bCs w:val="1"/>
      </w:rPr>
      <w:tblPr/>
      <w:tcPr>
        <w:tcBorders>
          <w:bottom w:color="85bde2" w:space="0" w:sz="4" w:themeColor="accent2" w:themeTint="000099" w:val="single"/>
        </w:tcBorders>
      </w:tcPr>
    </w:tblStylePr>
    <w:tblStylePr w:type="lastRow">
      <w:rPr>
        <w:b w:val="1"/>
        <w:bCs w:val="1"/>
      </w:rPr>
      <w:tblPr/>
      <w:tcPr>
        <w:tcBorders>
          <w:top w:color="85bde2"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BangDanhsch1Nhat-Nhnmanh3">
    <w:name w:val="List Table 1 Light Accent 3"/>
    <w:basedOn w:val="BangThngthng"/>
    <w:uiPriority w:val="46"/>
    <w:rsid w:val="00C86081"/>
    <w:pPr>
      <w:spacing w:after="0" w:line="240" w:lineRule="auto"/>
    </w:pPr>
    <w:tblPr>
      <w:tblStyleRowBandSize w:val="1"/>
      <w:tblStyleColBandSize w:val="1"/>
    </w:tblPr>
    <w:tblStylePr w:type="firstRow">
      <w:rPr>
        <w:b w:val="1"/>
        <w:bCs w:val="1"/>
      </w:rPr>
      <w:tblPr/>
      <w:tcPr>
        <w:tcBorders>
          <w:bottom w:color="7ad6cf" w:space="0" w:sz="4" w:themeColor="accent3" w:themeTint="000099" w:val="single"/>
        </w:tcBorders>
      </w:tcPr>
    </w:tblStylePr>
    <w:tblStylePr w:type="lastRow">
      <w:rPr>
        <w:b w:val="1"/>
        <w:bCs w:val="1"/>
      </w:rPr>
      <w:tblPr/>
      <w:tcPr>
        <w:tcBorders>
          <w:top w:color="7ad6cf"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BangDanhsch1Nhat-imnhn4">
    <w:name w:val="List Table 1 Light Accent 4"/>
    <w:basedOn w:val="BangThngthng"/>
    <w:uiPriority w:val="46"/>
    <w:rsid w:val="00C86081"/>
    <w:pPr>
      <w:spacing w:after="0" w:line="240" w:lineRule="auto"/>
    </w:pPr>
    <w:tblPr>
      <w:tblStyleRowBandSize w:val="1"/>
      <w:tblStyleColBandSize w:val="1"/>
    </w:tblPr>
    <w:tblStylePr w:type="firstRow">
      <w:rPr>
        <w:b w:val="1"/>
        <w:bCs w:val="1"/>
      </w:rPr>
      <w:tblPr/>
      <w:tcPr>
        <w:tcBorders>
          <w:bottom w:color="a3d0df" w:space="0" w:sz="4" w:themeColor="accent4" w:themeTint="000099" w:val="single"/>
        </w:tcBorders>
      </w:tcPr>
    </w:tblStylePr>
    <w:tblStylePr w:type="lastRow">
      <w:rPr>
        <w:b w:val="1"/>
        <w:bCs w:val="1"/>
      </w:rPr>
      <w:tblPr/>
      <w:tcPr>
        <w:tcBorders>
          <w:top w:color="a3d0df"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BangDanhsch1Nhat-imnhn5">
    <w:name w:val="List Table 1 Light Accent 5"/>
    <w:basedOn w:val="BangThngthng"/>
    <w:uiPriority w:val="46"/>
    <w:rsid w:val="00C86081"/>
    <w:pPr>
      <w:spacing w:after="0" w:line="240" w:lineRule="auto"/>
    </w:pPr>
    <w:tblPr>
      <w:tblStyleRowBandSize w:val="1"/>
      <w:tblStyleColBandSize w:val="1"/>
    </w:tblPr>
    <w:tblStylePr w:type="firstRow">
      <w:rPr>
        <w:b w:val="1"/>
        <w:bCs w:val="1"/>
      </w:rPr>
      <w:tblPr/>
      <w:tcPr>
        <w:tcBorders>
          <w:bottom w:color="d9e8df" w:space="0" w:sz="4" w:themeColor="accent5" w:themeTint="000099" w:val="single"/>
        </w:tcBorders>
      </w:tcPr>
    </w:tblStylePr>
    <w:tblStylePr w:type="lastRow">
      <w:rPr>
        <w:b w:val="1"/>
        <w:bCs w:val="1"/>
      </w:rPr>
      <w:tblPr/>
      <w:tcPr>
        <w:tcBorders>
          <w:top w:color="d9e8df"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BangDanhsch1Nhat-Nhnmanh6">
    <w:name w:val="List Table 1 Light Accent 6"/>
    <w:basedOn w:val="BangThngthng"/>
    <w:uiPriority w:val="46"/>
    <w:rsid w:val="00C86081"/>
    <w:pPr>
      <w:spacing w:after="0" w:line="240" w:lineRule="auto"/>
    </w:pPr>
    <w:tblPr>
      <w:tblStyleRowBandSize w:val="1"/>
      <w:tblStyleColBandSize w:val="1"/>
    </w:tblPr>
    <w:tblStylePr w:type="firstRow">
      <w:rPr>
        <w:b w:val="1"/>
        <w:bCs w:val="1"/>
      </w:rPr>
      <w:tblPr/>
      <w:tcPr>
        <w:tcBorders>
          <w:bottom w:color="7ad6cf" w:space="0" w:sz="4" w:themeColor="accent6" w:themeTint="000099" w:val="single"/>
        </w:tcBorders>
      </w:tcPr>
    </w:tblStylePr>
    <w:tblStylePr w:type="lastRow">
      <w:rPr>
        <w:b w:val="1"/>
        <w:bCs w:val="1"/>
      </w:rPr>
      <w:tblPr/>
      <w:tcPr>
        <w:tcBorders>
          <w:top w:color="7ad6cf"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DanhschBng2">
    <w:name w:val="List Table 2"/>
    <w:basedOn w:val="BangThngthng"/>
    <w:uiPriority w:val="47"/>
    <w:rsid w:val="00C86081"/>
    <w:pPr>
      <w:spacing w:after="0" w:line="240" w:lineRule="auto"/>
    </w:pPr>
    <w:tblPr>
      <w:tblStyleRowBandSize w:val="1"/>
      <w:tblStyleColBandSize w:val="1"/>
      <w:tblBorders>
        <w:top w:color="4139b3" w:space="0" w:sz="4" w:themeColor="text1" w:themeTint="000099" w:val="single"/>
        <w:bottom w:color="4139b3" w:space="0" w:sz="4" w:themeColor="text1" w:themeTint="000099" w:val="single"/>
        <w:insideH w:color="4139b3"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DanhschBng2-Nhnmanh1">
    <w:name w:val="List Table 2 Accent 1"/>
    <w:basedOn w:val="BangThngthng"/>
    <w:uiPriority w:val="47"/>
    <w:rsid w:val="00C86081"/>
    <w:pPr>
      <w:spacing w:after="0" w:line="240" w:lineRule="auto"/>
    </w:pPr>
    <w:tblPr>
      <w:tblStyleRowBandSize w:val="1"/>
      <w:tblStyleColBandSize w:val="1"/>
      <w:tblBorders>
        <w:top w:color="18affb" w:space="0" w:sz="4" w:themeColor="accent1" w:themeTint="000099" w:val="single"/>
        <w:bottom w:color="18affb" w:space="0" w:sz="4" w:themeColor="accent1" w:themeTint="000099" w:val="single"/>
        <w:insideH w:color="18affb"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DanhschBng2-Nhnmanh2">
    <w:name w:val="List Table 2 Accent 2"/>
    <w:basedOn w:val="BangThngthng"/>
    <w:uiPriority w:val="47"/>
    <w:rsid w:val="00C86081"/>
    <w:pPr>
      <w:spacing w:after="0" w:line="240" w:lineRule="auto"/>
    </w:pPr>
    <w:tblPr>
      <w:tblStyleRowBandSize w:val="1"/>
      <w:tblStyleColBandSize w:val="1"/>
      <w:tblBorders>
        <w:top w:color="85bde2" w:space="0" w:sz="4" w:themeColor="accent2" w:themeTint="000099" w:val="single"/>
        <w:bottom w:color="85bde2" w:space="0" w:sz="4" w:themeColor="accent2" w:themeTint="000099" w:val="single"/>
        <w:insideH w:color="85bde2"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DanhschBng2-Nhnmanh3">
    <w:name w:val="List Table 2 Accent 3"/>
    <w:basedOn w:val="BangThngthng"/>
    <w:uiPriority w:val="47"/>
    <w:rsid w:val="00C86081"/>
    <w:pPr>
      <w:spacing w:after="0" w:line="240" w:lineRule="auto"/>
    </w:pPr>
    <w:tblPr>
      <w:tblStyleRowBandSize w:val="1"/>
      <w:tblStyleColBandSize w:val="1"/>
      <w:tblBorders>
        <w:top w:color="7ad6cf" w:space="0" w:sz="4" w:themeColor="accent3" w:themeTint="000099" w:val="single"/>
        <w:bottom w:color="7ad6cf" w:space="0" w:sz="4" w:themeColor="accent3" w:themeTint="000099" w:val="single"/>
        <w:insideH w:color="7ad6cf"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DanhschBng2-Nhnmanh4">
    <w:name w:val="List Table 2 Accent 4"/>
    <w:basedOn w:val="BangThngthng"/>
    <w:uiPriority w:val="47"/>
    <w:rsid w:val="00C86081"/>
    <w:pPr>
      <w:spacing w:after="0" w:line="240" w:lineRule="auto"/>
    </w:pPr>
    <w:tblPr>
      <w:tblStyleRowBandSize w:val="1"/>
      <w:tblStyleColBandSize w:val="1"/>
      <w:tblBorders>
        <w:top w:color="a3d0df" w:space="0" w:sz="4" w:themeColor="accent4" w:themeTint="000099" w:val="single"/>
        <w:bottom w:color="a3d0df" w:space="0" w:sz="4" w:themeColor="accent4" w:themeTint="000099" w:val="single"/>
        <w:insideH w:color="a3d0df"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DanhschBng2-Nhnmanh5">
    <w:name w:val="List Table 2 Accent 5"/>
    <w:basedOn w:val="BangThngthng"/>
    <w:uiPriority w:val="47"/>
    <w:rsid w:val="00C86081"/>
    <w:pPr>
      <w:spacing w:after="0" w:line="240" w:lineRule="auto"/>
    </w:pPr>
    <w:tblPr>
      <w:tblStyleRowBandSize w:val="1"/>
      <w:tblStyleColBandSize w:val="1"/>
      <w:tblBorders>
        <w:top w:color="d9e8df" w:space="0" w:sz="4" w:themeColor="accent5" w:themeTint="000099" w:val="single"/>
        <w:bottom w:color="d9e8df" w:space="0" w:sz="4" w:themeColor="accent5" w:themeTint="000099" w:val="single"/>
        <w:insideH w:color="d9e8df"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DanhschBng2-Nhnmanh6">
    <w:name w:val="List Table 2 Accent 6"/>
    <w:basedOn w:val="BangThngthng"/>
    <w:uiPriority w:val="47"/>
    <w:rsid w:val="00C86081"/>
    <w:pPr>
      <w:spacing w:after="0" w:line="240" w:lineRule="auto"/>
    </w:pPr>
    <w:tblPr>
      <w:tblStyleRowBandSize w:val="1"/>
      <w:tblStyleColBandSize w:val="1"/>
      <w:tblBorders>
        <w:top w:color="7ad6cf" w:space="0" w:sz="4" w:themeColor="accent6" w:themeTint="000099" w:val="single"/>
        <w:bottom w:color="7ad6cf" w:space="0" w:sz="4" w:themeColor="accent6" w:themeTint="000099" w:val="single"/>
        <w:insideH w:color="7ad6cf"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DanhschBng3">
    <w:name w:val="List Table 3"/>
    <w:basedOn w:val="BangThngthng"/>
    <w:uiPriority w:val="48"/>
    <w:rsid w:val="00C86081"/>
    <w:pPr>
      <w:spacing w:after="0" w:line="240" w:lineRule="auto"/>
    </w:pPr>
    <w:tblPr>
      <w:tblStyleRowBandSize w:val="1"/>
      <w:tblStyleColBandSize w:val="1"/>
      <w:tblBorders>
        <w:top w:color="0f0d29" w:space="0" w:sz="4" w:themeColor="text1" w:val="single"/>
        <w:left w:color="0f0d29" w:space="0" w:sz="4" w:themeColor="text1" w:val="single"/>
        <w:bottom w:color="0f0d29" w:space="0" w:sz="4" w:themeColor="text1" w:val="single"/>
        <w:right w:color="0f0d29" w:space="0" w:sz="4" w:themeColor="text1" w:val="single"/>
      </w:tblBorders>
    </w:tblPr>
    <w:tblStylePr w:type="firstRow">
      <w:rPr>
        <w:b w:val="1"/>
        <w:bCs w:val="1"/>
        <w:color w:val="ffffff" w:themeColor="background1"/>
      </w:rPr>
      <w:tblPr/>
      <w:tcPr>
        <w:shd w:color="auto" w:fill="0f0d29" w:themeFill="text1" w:val="clear"/>
      </w:tcPr>
    </w:tblStylePr>
    <w:tblStylePr w:type="lastRow">
      <w:rPr>
        <w:b w:val="1"/>
        <w:bCs w:val="1"/>
      </w:rPr>
      <w:tblPr/>
      <w:tcPr>
        <w:tcBorders>
          <w:top w:color="0f0d29"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f0d29" w:space="0" w:sz="4" w:themeColor="text1" w:val="single"/>
          <w:right w:color="0f0d29" w:space="0" w:sz="4" w:themeColor="text1" w:val="single"/>
        </w:tcBorders>
      </w:tcPr>
    </w:tblStylePr>
    <w:tblStylePr w:type="band1Horz">
      <w:tblPr/>
      <w:tcPr>
        <w:tcBorders>
          <w:top w:color="0f0d29" w:space="0" w:sz="4" w:themeColor="text1" w:val="single"/>
          <w:bottom w:color="0f0d29"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f0d29" w:space="0" w:sz="4" w:themeColor="text1" w:val="double"/>
          <w:left w:space="0" w:sz="0" w:val="nil"/>
        </w:tcBorders>
      </w:tcPr>
    </w:tblStylePr>
    <w:tblStylePr w:type="swCell">
      <w:tblPr/>
      <w:tcPr>
        <w:tcBorders>
          <w:top w:color="0f0d29" w:space="0" w:sz="4" w:themeColor="text1" w:val="double"/>
          <w:right w:space="0" w:sz="0" w:val="nil"/>
        </w:tcBorders>
      </w:tcPr>
    </w:tblStylePr>
  </w:style>
  <w:style w:type="table" w:styleId="DanhschBng3-Nhnmanh1">
    <w:name w:val="List Table 3 Accent 1"/>
    <w:basedOn w:val="BangThngthng"/>
    <w:uiPriority w:val="48"/>
    <w:rsid w:val="00C86081"/>
    <w:pPr>
      <w:spacing w:after="0" w:line="240" w:lineRule="auto"/>
    </w:pPr>
    <w:tblPr>
      <w:tblStyleRowBandSize w:val="1"/>
      <w:tblStyleColBandSize w:val="1"/>
      <w:tblBorders>
        <w:top w:color="024f75" w:space="0" w:sz="4" w:themeColor="accent1" w:val="single"/>
        <w:left w:color="024f75" w:space="0" w:sz="4" w:themeColor="accent1" w:val="single"/>
        <w:bottom w:color="024f75" w:space="0" w:sz="4" w:themeColor="accent1" w:val="single"/>
        <w:right w:color="024f75" w:space="0" w:sz="4" w:themeColor="accent1" w:val="single"/>
      </w:tblBorders>
    </w:tblPr>
    <w:tblStylePr w:type="firstRow">
      <w:rPr>
        <w:b w:val="1"/>
        <w:bCs w:val="1"/>
        <w:color w:val="ffffff" w:themeColor="background1"/>
      </w:rPr>
      <w:tblPr/>
      <w:tcPr>
        <w:shd w:color="auto" w:fill="024f75" w:themeFill="accent1" w:val="clear"/>
      </w:tcPr>
    </w:tblStylePr>
    <w:tblStylePr w:type="lastRow">
      <w:rPr>
        <w:b w:val="1"/>
        <w:bCs w:val="1"/>
      </w:rPr>
      <w:tblPr/>
      <w:tcPr>
        <w:tcBorders>
          <w:top w:color="024f75"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24f75" w:space="0" w:sz="4" w:themeColor="accent1" w:val="single"/>
          <w:right w:color="024f75" w:space="0" w:sz="4" w:themeColor="accent1" w:val="single"/>
        </w:tcBorders>
      </w:tcPr>
    </w:tblStylePr>
    <w:tblStylePr w:type="band1Horz">
      <w:tblPr/>
      <w:tcPr>
        <w:tcBorders>
          <w:top w:color="024f75" w:space="0" w:sz="4" w:themeColor="accent1" w:val="single"/>
          <w:bottom w:color="024f75"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24f75" w:space="0" w:sz="4" w:themeColor="accent1" w:val="double"/>
          <w:left w:space="0" w:sz="0" w:val="nil"/>
        </w:tcBorders>
      </w:tcPr>
    </w:tblStylePr>
    <w:tblStylePr w:type="swCell">
      <w:tblPr/>
      <w:tcPr>
        <w:tcBorders>
          <w:top w:color="024f75" w:space="0" w:sz="4" w:themeColor="accent1" w:val="double"/>
          <w:right w:space="0" w:sz="0" w:val="nil"/>
        </w:tcBorders>
      </w:tcPr>
    </w:tblStylePr>
  </w:style>
  <w:style w:type="table" w:styleId="DanhschBng3-Nhnmanh2">
    <w:name w:val="List Table 3 Accent 2"/>
    <w:basedOn w:val="BangThngthng"/>
    <w:uiPriority w:val="48"/>
    <w:rsid w:val="00C86081"/>
    <w:pPr>
      <w:spacing w:after="0" w:line="240" w:lineRule="auto"/>
    </w:pPr>
    <w:tblPr>
      <w:tblStyleRowBandSize w:val="1"/>
      <w:tblStyleColBandSize w:val="1"/>
      <w:tblBorders>
        <w:top w:color="3592cf" w:space="0" w:sz="4" w:themeColor="accent2" w:val="single"/>
        <w:left w:color="3592cf" w:space="0" w:sz="4" w:themeColor="accent2" w:val="single"/>
        <w:bottom w:color="3592cf" w:space="0" w:sz="4" w:themeColor="accent2" w:val="single"/>
        <w:right w:color="3592cf" w:space="0" w:sz="4" w:themeColor="accent2" w:val="single"/>
      </w:tblBorders>
    </w:tblPr>
    <w:tblStylePr w:type="firstRow">
      <w:rPr>
        <w:b w:val="1"/>
        <w:bCs w:val="1"/>
        <w:color w:val="ffffff" w:themeColor="background1"/>
      </w:rPr>
      <w:tblPr/>
      <w:tcPr>
        <w:shd w:color="auto" w:fill="3592cf" w:themeFill="accent2" w:val="clear"/>
      </w:tcPr>
    </w:tblStylePr>
    <w:tblStylePr w:type="lastRow">
      <w:rPr>
        <w:b w:val="1"/>
        <w:bCs w:val="1"/>
      </w:rPr>
      <w:tblPr/>
      <w:tcPr>
        <w:tcBorders>
          <w:top w:color="3592cf"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592cf" w:space="0" w:sz="4" w:themeColor="accent2" w:val="single"/>
          <w:right w:color="3592cf" w:space="0" w:sz="4" w:themeColor="accent2" w:val="single"/>
        </w:tcBorders>
      </w:tcPr>
    </w:tblStylePr>
    <w:tblStylePr w:type="band1Horz">
      <w:tblPr/>
      <w:tcPr>
        <w:tcBorders>
          <w:top w:color="3592cf" w:space="0" w:sz="4" w:themeColor="accent2" w:val="single"/>
          <w:bottom w:color="3592cf"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592cf" w:space="0" w:sz="4" w:themeColor="accent2" w:val="double"/>
          <w:left w:space="0" w:sz="0" w:val="nil"/>
        </w:tcBorders>
      </w:tcPr>
    </w:tblStylePr>
    <w:tblStylePr w:type="swCell">
      <w:tblPr/>
      <w:tcPr>
        <w:tcBorders>
          <w:top w:color="3592cf" w:space="0" w:sz="4" w:themeColor="accent2" w:val="double"/>
          <w:right w:space="0" w:sz="0" w:val="nil"/>
        </w:tcBorders>
      </w:tcPr>
    </w:tblStylePr>
  </w:style>
  <w:style w:type="table" w:styleId="DanhschBng3-Nhnmanh3">
    <w:name w:val="List Table 3 Accent 3"/>
    <w:basedOn w:val="BangThngthng"/>
    <w:uiPriority w:val="48"/>
    <w:rsid w:val="00C86081"/>
    <w:pPr>
      <w:spacing w:after="0" w:line="240" w:lineRule="auto"/>
    </w:pPr>
    <w:tblPr>
      <w:tblStyleRowBandSize w:val="1"/>
      <w:tblStyleColBandSize w:val="1"/>
      <w:tblBorders>
        <w:top w:color="34aba2" w:space="0" w:sz="4" w:themeColor="accent3" w:val="single"/>
        <w:left w:color="34aba2" w:space="0" w:sz="4" w:themeColor="accent3" w:val="single"/>
        <w:bottom w:color="34aba2" w:space="0" w:sz="4" w:themeColor="accent3" w:val="single"/>
        <w:right w:color="34aba2" w:space="0" w:sz="4" w:themeColor="accent3" w:val="single"/>
      </w:tblBorders>
    </w:tblPr>
    <w:tblStylePr w:type="firstRow">
      <w:rPr>
        <w:b w:val="1"/>
        <w:bCs w:val="1"/>
        <w:color w:val="ffffff" w:themeColor="background1"/>
      </w:rPr>
      <w:tblPr/>
      <w:tcPr>
        <w:shd w:color="auto" w:fill="34aba2" w:themeFill="accent3" w:val="clear"/>
      </w:tcPr>
    </w:tblStylePr>
    <w:tblStylePr w:type="lastRow">
      <w:rPr>
        <w:b w:val="1"/>
        <w:bCs w:val="1"/>
      </w:rPr>
      <w:tblPr/>
      <w:tcPr>
        <w:tcBorders>
          <w:top w:color="34aba2"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4aba2" w:space="0" w:sz="4" w:themeColor="accent3" w:val="single"/>
          <w:right w:color="34aba2" w:space="0" w:sz="4" w:themeColor="accent3" w:val="single"/>
        </w:tcBorders>
      </w:tcPr>
    </w:tblStylePr>
    <w:tblStylePr w:type="band1Horz">
      <w:tblPr/>
      <w:tcPr>
        <w:tcBorders>
          <w:top w:color="34aba2" w:space="0" w:sz="4" w:themeColor="accent3" w:val="single"/>
          <w:bottom w:color="34aba2"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4aba2" w:space="0" w:sz="4" w:themeColor="accent3" w:val="double"/>
          <w:left w:space="0" w:sz="0" w:val="nil"/>
        </w:tcBorders>
      </w:tcPr>
    </w:tblStylePr>
    <w:tblStylePr w:type="swCell">
      <w:tblPr/>
      <w:tcPr>
        <w:tcBorders>
          <w:top w:color="34aba2" w:space="0" w:sz="4" w:themeColor="accent3" w:val="double"/>
          <w:right w:space="0" w:sz="0" w:val="nil"/>
        </w:tcBorders>
      </w:tcPr>
    </w:tblStylePr>
  </w:style>
  <w:style w:type="table" w:styleId="DanhschBng3-Nhnmanh4">
    <w:name w:val="List Table 3 Accent 4"/>
    <w:basedOn w:val="BangThngthng"/>
    <w:uiPriority w:val="48"/>
    <w:rsid w:val="00C86081"/>
    <w:pPr>
      <w:spacing w:after="0" w:line="240" w:lineRule="auto"/>
    </w:pPr>
    <w:tblPr>
      <w:tblStyleRowBandSize w:val="1"/>
      <w:tblStyleColBandSize w:val="1"/>
      <w:tblBorders>
        <w:top w:color="66b2ca" w:space="0" w:sz="4" w:themeColor="accent4" w:val="single"/>
        <w:left w:color="66b2ca" w:space="0" w:sz="4" w:themeColor="accent4" w:val="single"/>
        <w:bottom w:color="66b2ca" w:space="0" w:sz="4" w:themeColor="accent4" w:val="single"/>
        <w:right w:color="66b2ca" w:space="0" w:sz="4" w:themeColor="accent4" w:val="single"/>
      </w:tblBorders>
    </w:tblPr>
    <w:tblStylePr w:type="firstRow">
      <w:rPr>
        <w:b w:val="1"/>
        <w:bCs w:val="1"/>
        <w:color w:val="ffffff" w:themeColor="background1"/>
      </w:rPr>
      <w:tblPr/>
      <w:tcPr>
        <w:shd w:color="auto" w:fill="66b2ca" w:themeFill="accent4" w:val="clear"/>
      </w:tcPr>
    </w:tblStylePr>
    <w:tblStylePr w:type="lastRow">
      <w:rPr>
        <w:b w:val="1"/>
        <w:bCs w:val="1"/>
      </w:rPr>
      <w:tblPr/>
      <w:tcPr>
        <w:tcBorders>
          <w:top w:color="66b2ca"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66b2ca" w:space="0" w:sz="4" w:themeColor="accent4" w:val="single"/>
          <w:right w:color="66b2ca" w:space="0" w:sz="4" w:themeColor="accent4" w:val="single"/>
        </w:tcBorders>
      </w:tcPr>
    </w:tblStylePr>
    <w:tblStylePr w:type="band1Horz">
      <w:tblPr/>
      <w:tcPr>
        <w:tcBorders>
          <w:top w:color="66b2ca" w:space="0" w:sz="4" w:themeColor="accent4" w:val="single"/>
          <w:bottom w:color="66b2ca"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66b2ca" w:space="0" w:sz="4" w:themeColor="accent4" w:val="double"/>
          <w:left w:space="0" w:sz="0" w:val="nil"/>
        </w:tcBorders>
      </w:tcPr>
    </w:tblStylePr>
    <w:tblStylePr w:type="swCell">
      <w:tblPr/>
      <w:tcPr>
        <w:tcBorders>
          <w:top w:color="66b2ca" w:space="0" w:sz="4" w:themeColor="accent4" w:val="double"/>
          <w:right w:space="0" w:sz="0" w:val="nil"/>
        </w:tcBorders>
      </w:tcPr>
    </w:tblStylePr>
  </w:style>
  <w:style w:type="table" w:styleId="DanhschBng3-Nhnmanh5">
    <w:name w:val="List Table 3 Accent 5"/>
    <w:basedOn w:val="BangThngthng"/>
    <w:uiPriority w:val="48"/>
    <w:rsid w:val="00C86081"/>
    <w:pPr>
      <w:spacing w:after="0" w:line="240" w:lineRule="auto"/>
    </w:pPr>
    <w:tblPr>
      <w:tblStyleRowBandSize w:val="1"/>
      <w:tblStyleColBandSize w:val="1"/>
      <w:tblBorders>
        <w:top w:color="c1d9cb" w:space="0" w:sz="4" w:themeColor="accent5" w:val="single"/>
        <w:left w:color="c1d9cb" w:space="0" w:sz="4" w:themeColor="accent5" w:val="single"/>
        <w:bottom w:color="c1d9cb" w:space="0" w:sz="4" w:themeColor="accent5" w:val="single"/>
        <w:right w:color="c1d9cb" w:space="0" w:sz="4" w:themeColor="accent5" w:val="single"/>
      </w:tblBorders>
    </w:tblPr>
    <w:tblStylePr w:type="firstRow">
      <w:rPr>
        <w:b w:val="1"/>
        <w:bCs w:val="1"/>
        <w:color w:val="ffffff" w:themeColor="background1"/>
      </w:rPr>
      <w:tblPr/>
      <w:tcPr>
        <w:shd w:color="auto" w:fill="c1d9cb" w:themeFill="accent5" w:val="clear"/>
      </w:tcPr>
    </w:tblStylePr>
    <w:tblStylePr w:type="lastRow">
      <w:rPr>
        <w:b w:val="1"/>
        <w:bCs w:val="1"/>
      </w:rPr>
      <w:tblPr/>
      <w:tcPr>
        <w:tcBorders>
          <w:top w:color="c1d9cb"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c1d9cb" w:space="0" w:sz="4" w:themeColor="accent5" w:val="single"/>
          <w:right w:color="c1d9cb" w:space="0" w:sz="4" w:themeColor="accent5" w:val="single"/>
        </w:tcBorders>
      </w:tcPr>
    </w:tblStylePr>
    <w:tblStylePr w:type="band1Horz">
      <w:tblPr/>
      <w:tcPr>
        <w:tcBorders>
          <w:top w:color="c1d9cb" w:space="0" w:sz="4" w:themeColor="accent5" w:val="single"/>
          <w:bottom w:color="c1d9cb"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c1d9cb" w:space="0" w:sz="4" w:themeColor="accent5" w:val="double"/>
          <w:left w:space="0" w:sz="0" w:val="nil"/>
        </w:tcBorders>
      </w:tcPr>
    </w:tblStylePr>
    <w:tblStylePr w:type="swCell">
      <w:tblPr/>
      <w:tcPr>
        <w:tcBorders>
          <w:top w:color="c1d9cb" w:space="0" w:sz="4" w:themeColor="accent5" w:val="double"/>
          <w:right w:space="0" w:sz="0" w:val="nil"/>
        </w:tcBorders>
      </w:tcPr>
    </w:tblStylePr>
  </w:style>
  <w:style w:type="table" w:styleId="DanhschBng3-Nhnmanh6">
    <w:name w:val="List Table 3 Accent 6"/>
    <w:basedOn w:val="BangThngthng"/>
    <w:uiPriority w:val="48"/>
    <w:rsid w:val="00C86081"/>
    <w:pPr>
      <w:spacing w:after="0" w:line="240" w:lineRule="auto"/>
    </w:pPr>
    <w:tblPr>
      <w:tblStyleRowBandSize w:val="1"/>
      <w:tblStyleColBandSize w:val="1"/>
      <w:tblBorders>
        <w:top w:color="34aba2" w:space="0" w:sz="4" w:themeColor="accent6" w:val="single"/>
        <w:left w:color="34aba2" w:space="0" w:sz="4" w:themeColor="accent6" w:val="single"/>
        <w:bottom w:color="34aba2" w:space="0" w:sz="4" w:themeColor="accent6" w:val="single"/>
        <w:right w:color="34aba2" w:space="0" w:sz="4" w:themeColor="accent6" w:val="single"/>
      </w:tblBorders>
    </w:tblPr>
    <w:tblStylePr w:type="firstRow">
      <w:rPr>
        <w:b w:val="1"/>
        <w:bCs w:val="1"/>
        <w:color w:val="ffffff" w:themeColor="background1"/>
      </w:rPr>
      <w:tblPr/>
      <w:tcPr>
        <w:shd w:color="auto" w:fill="34aba2" w:themeFill="accent6" w:val="clear"/>
      </w:tcPr>
    </w:tblStylePr>
    <w:tblStylePr w:type="lastRow">
      <w:rPr>
        <w:b w:val="1"/>
        <w:bCs w:val="1"/>
      </w:rPr>
      <w:tblPr/>
      <w:tcPr>
        <w:tcBorders>
          <w:top w:color="34aba2"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4aba2" w:space="0" w:sz="4" w:themeColor="accent6" w:val="single"/>
          <w:right w:color="34aba2" w:space="0" w:sz="4" w:themeColor="accent6" w:val="single"/>
        </w:tcBorders>
      </w:tcPr>
    </w:tblStylePr>
    <w:tblStylePr w:type="band1Horz">
      <w:tblPr/>
      <w:tcPr>
        <w:tcBorders>
          <w:top w:color="34aba2" w:space="0" w:sz="4" w:themeColor="accent6" w:val="single"/>
          <w:bottom w:color="34aba2"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4aba2" w:space="0" w:sz="4" w:themeColor="accent6" w:val="double"/>
          <w:left w:space="0" w:sz="0" w:val="nil"/>
        </w:tcBorders>
      </w:tcPr>
    </w:tblStylePr>
    <w:tblStylePr w:type="swCell">
      <w:tblPr/>
      <w:tcPr>
        <w:tcBorders>
          <w:top w:color="34aba2" w:space="0" w:sz="4" w:themeColor="accent6" w:val="double"/>
          <w:right w:space="0" w:sz="0" w:val="nil"/>
        </w:tcBorders>
      </w:tcPr>
    </w:tblStylePr>
  </w:style>
  <w:style w:type="table" w:styleId="DanhschBng4">
    <w:name w:val="List Table 4"/>
    <w:basedOn w:val="BangThngthng"/>
    <w:uiPriority w:val="49"/>
    <w:rsid w:val="00C86081"/>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tblBorders>
    </w:tblPr>
    <w:tblStylePr w:type="firstRow">
      <w:rPr>
        <w:b w:val="1"/>
        <w:bCs w:val="1"/>
        <w:color w:val="ffffff" w:themeColor="background1"/>
      </w:rPr>
      <w:tblPr/>
      <w:tcPr>
        <w:tcBorders>
          <w:top w:color="0f0d29" w:space="0" w:sz="4" w:themeColor="text1" w:val="single"/>
          <w:left w:color="0f0d29" w:space="0" w:sz="4" w:themeColor="text1" w:val="single"/>
          <w:bottom w:color="0f0d29" w:space="0" w:sz="4" w:themeColor="text1" w:val="single"/>
          <w:right w:color="0f0d29" w:space="0" w:sz="4" w:themeColor="text1" w:val="single"/>
          <w:insideH w:space="0" w:sz="0" w:val="nil"/>
        </w:tcBorders>
        <w:shd w:color="auto" w:fill="0f0d29" w:themeFill="text1" w:val="clear"/>
      </w:tcPr>
    </w:tblStylePr>
    <w:tblStylePr w:type="lastRow">
      <w:rPr>
        <w:b w:val="1"/>
        <w:bCs w:val="1"/>
      </w:rPr>
      <w:tblPr/>
      <w:tcPr>
        <w:tcBorders>
          <w:top w:color="4139b3"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DanhschBng4-Nhnmanh1">
    <w:name w:val="List Table 4 Accent 1"/>
    <w:basedOn w:val="BangThngthng"/>
    <w:uiPriority w:val="49"/>
    <w:rsid w:val="00C86081"/>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tblBorders>
    </w:tblPr>
    <w:tblStylePr w:type="firstRow">
      <w:rPr>
        <w:b w:val="1"/>
        <w:bCs w:val="1"/>
        <w:color w:val="ffffff" w:themeColor="background1"/>
      </w:rPr>
      <w:tblPr/>
      <w:tcPr>
        <w:tcBorders>
          <w:top w:color="024f75" w:space="0" w:sz="4" w:themeColor="accent1" w:val="single"/>
          <w:left w:color="024f75" w:space="0" w:sz="4" w:themeColor="accent1" w:val="single"/>
          <w:bottom w:color="024f75" w:space="0" w:sz="4" w:themeColor="accent1" w:val="single"/>
          <w:right w:color="024f75" w:space="0" w:sz="4" w:themeColor="accent1" w:val="single"/>
          <w:insideH w:space="0" w:sz="0" w:val="nil"/>
        </w:tcBorders>
        <w:shd w:color="auto" w:fill="024f75" w:themeFill="accent1" w:val="clear"/>
      </w:tcPr>
    </w:tblStylePr>
    <w:tblStylePr w:type="lastRow">
      <w:rPr>
        <w:b w:val="1"/>
        <w:bCs w:val="1"/>
      </w:rPr>
      <w:tblPr/>
      <w:tcPr>
        <w:tcBorders>
          <w:top w:color="18aff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DanhschBng4-Nhnmanh2">
    <w:name w:val="List Table 4 Accent 2"/>
    <w:basedOn w:val="BangThngthng"/>
    <w:uiPriority w:val="49"/>
    <w:rsid w:val="00C86081"/>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tblBorders>
    </w:tblPr>
    <w:tblStylePr w:type="firstRow">
      <w:rPr>
        <w:b w:val="1"/>
        <w:bCs w:val="1"/>
        <w:color w:val="ffffff" w:themeColor="background1"/>
      </w:rPr>
      <w:tblPr/>
      <w:tcPr>
        <w:tcBorders>
          <w:top w:color="3592cf" w:space="0" w:sz="4" w:themeColor="accent2" w:val="single"/>
          <w:left w:color="3592cf" w:space="0" w:sz="4" w:themeColor="accent2" w:val="single"/>
          <w:bottom w:color="3592cf" w:space="0" w:sz="4" w:themeColor="accent2" w:val="single"/>
          <w:right w:color="3592cf" w:space="0" w:sz="4" w:themeColor="accent2" w:val="single"/>
          <w:insideH w:space="0" w:sz="0" w:val="nil"/>
        </w:tcBorders>
        <w:shd w:color="auto" w:fill="3592cf" w:themeFill="accent2" w:val="clear"/>
      </w:tcPr>
    </w:tblStylePr>
    <w:tblStylePr w:type="lastRow">
      <w:rPr>
        <w:b w:val="1"/>
        <w:bCs w:val="1"/>
      </w:rPr>
      <w:tblPr/>
      <w:tcPr>
        <w:tcBorders>
          <w:top w:color="85bde2"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DanhschBng4-Nhnmanh3">
    <w:name w:val="List Table 4 Accent 3"/>
    <w:basedOn w:val="BangThngthng"/>
    <w:uiPriority w:val="49"/>
    <w:rsid w:val="00C86081"/>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tblBorders>
    </w:tblPr>
    <w:tblStylePr w:type="firstRow">
      <w:rPr>
        <w:b w:val="1"/>
        <w:bCs w:val="1"/>
        <w:color w:val="ffffff" w:themeColor="background1"/>
      </w:rPr>
      <w:tblPr/>
      <w:tcPr>
        <w:tcBorders>
          <w:top w:color="34aba2" w:space="0" w:sz="4" w:themeColor="accent3" w:val="single"/>
          <w:left w:color="34aba2" w:space="0" w:sz="4" w:themeColor="accent3" w:val="single"/>
          <w:bottom w:color="34aba2" w:space="0" w:sz="4" w:themeColor="accent3" w:val="single"/>
          <w:right w:color="34aba2" w:space="0" w:sz="4" w:themeColor="accent3" w:val="single"/>
          <w:insideH w:space="0" w:sz="0" w:val="nil"/>
        </w:tcBorders>
        <w:shd w:color="auto" w:fill="34aba2" w:themeFill="accent3" w:val="clear"/>
      </w:tcPr>
    </w:tblStylePr>
    <w:tblStylePr w:type="lastRow">
      <w:rPr>
        <w:b w:val="1"/>
        <w:bCs w:val="1"/>
      </w:rPr>
      <w:tblPr/>
      <w:tcPr>
        <w:tcBorders>
          <w:top w:color="7ad6cf"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DanhschBng4-Nhnmanh4">
    <w:name w:val="List Table 4 Accent 4"/>
    <w:basedOn w:val="BangThngthng"/>
    <w:uiPriority w:val="49"/>
    <w:rsid w:val="00C86081"/>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tblBorders>
    </w:tblPr>
    <w:tblStylePr w:type="firstRow">
      <w:rPr>
        <w:b w:val="1"/>
        <w:bCs w:val="1"/>
        <w:color w:val="ffffff" w:themeColor="background1"/>
      </w:rPr>
      <w:tblPr/>
      <w:tcPr>
        <w:tcBorders>
          <w:top w:color="66b2ca" w:space="0" w:sz="4" w:themeColor="accent4" w:val="single"/>
          <w:left w:color="66b2ca" w:space="0" w:sz="4" w:themeColor="accent4" w:val="single"/>
          <w:bottom w:color="66b2ca" w:space="0" w:sz="4" w:themeColor="accent4" w:val="single"/>
          <w:right w:color="66b2ca" w:space="0" w:sz="4" w:themeColor="accent4" w:val="single"/>
          <w:insideH w:space="0" w:sz="0" w:val="nil"/>
        </w:tcBorders>
        <w:shd w:color="auto" w:fill="66b2ca" w:themeFill="accent4" w:val="clear"/>
      </w:tcPr>
    </w:tblStylePr>
    <w:tblStylePr w:type="lastRow">
      <w:rPr>
        <w:b w:val="1"/>
        <w:bCs w:val="1"/>
      </w:rPr>
      <w:tblPr/>
      <w:tcPr>
        <w:tcBorders>
          <w:top w:color="a3d0df"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DanhschBng4-Nhnmanh5">
    <w:name w:val="List Table 4 Accent 5"/>
    <w:basedOn w:val="BangThngthng"/>
    <w:uiPriority w:val="49"/>
    <w:rsid w:val="00C86081"/>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tblBorders>
    </w:tblPr>
    <w:tblStylePr w:type="firstRow">
      <w:rPr>
        <w:b w:val="1"/>
        <w:bCs w:val="1"/>
        <w:color w:val="ffffff" w:themeColor="background1"/>
      </w:rPr>
      <w:tblPr/>
      <w:tcPr>
        <w:tcBorders>
          <w:top w:color="c1d9cb" w:space="0" w:sz="4" w:themeColor="accent5" w:val="single"/>
          <w:left w:color="c1d9cb" w:space="0" w:sz="4" w:themeColor="accent5" w:val="single"/>
          <w:bottom w:color="c1d9cb" w:space="0" w:sz="4" w:themeColor="accent5" w:val="single"/>
          <w:right w:color="c1d9cb" w:space="0" w:sz="4" w:themeColor="accent5" w:val="single"/>
          <w:insideH w:space="0" w:sz="0" w:val="nil"/>
        </w:tcBorders>
        <w:shd w:color="auto" w:fill="c1d9cb" w:themeFill="accent5" w:val="clear"/>
      </w:tcPr>
    </w:tblStylePr>
    <w:tblStylePr w:type="lastRow">
      <w:rPr>
        <w:b w:val="1"/>
        <w:bCs w:val="1"/>
      </w:rPr>
      <w:tblPr/>
      <w:tcPr>
        <w:tcBorders>
          <w:top w:color="d9e8df"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DanhschBng4-Nhnmanh6">
    <w:name w:val="List Table 4 Accent 6"/>
    <w:basedOn w:val="BangThngthng"/>
    <w:uiPriority w:val="49"/>
    <w:rsid w:val="00C86081"/>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tblBorders>
    </w:tblPr>
    <w:tblStylePr w:type="firstRow">
      <w:rPr>
        <w:b w:val="1"/>
        <w:bCs w:val="1"/>
        <w:color w:val="ffffff" w:themeColor="background1"/>
      </w:rPr>
      <w:tblPr/>
      <w:tcPr>
        <w:tcBorders>
          <w:top w:color="34aba2" w:space="0" w:sz="4" w:themeColor="accent6" w:val="single"/>
          <w:left w:color="34aba2" w:space="0" w:sz="4" w:themeColor="accent6" w:val="single"/>
          <w:bottom w:color="34aba2" w:space="0" w:sz="4" w:themeColor="accent6" w:val="single"/>
          <w:right w:color="34aba2" w:space="0" w:sz="4" w:themeColor="accent6" w:val="single"/>
          <w:insideH w:space="0" w:sz="0" w:val="nil"/>
        </w:tcBorders>
        <w:shd w:color="auto" w:fill="34aba2" w:themeFill="accent6" w:val="clear"/>
      </w:tcPr>
    </w:tblStylePr>
    <w:tblStylePr w:type="lastRow">
      <w:rPr>
        <w:b w:val="1"/>
        <w:bCs w:val="1"/>
      </w:rPr>
      <w:tblPr/>
      <w:tcPr>
        <w:tcBorders>
          <w:top w:color="7ad6c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DanhschBng5m">
    <w:name w:val="List Table 5 Dark"/>
    <w:basedOn w:val="BangThngthng"/>
    <w:uiPriority w:val="50"/>
    <w:rsid w:val="00C86081"/>
    <w:pPr>
      <w:spacing w:after="0" w:line="240" w:lineRule="auto"/>
    </w:pPr>
    <w:rPr>
      <w:color w:val="ffffff" w:themeColor="background1"/>
    </w:rPr>
    <w:tblPr>
      <w:tblStyleRowBandSize w:val="1"/>
      <w:tblStyleColBandSize w:val="1"/>
      <w:tblBorders>
        <w:top w:color="0f0d29" w:space="0" w:sz="24" w:themeColor="text1" w:val="single"/>
        <w:left w:color="0f0d29" w:space="0" w:sz="24" w:themeColor="text1" w:val="single"/>
        <w:bottom w:color="0f0d29" w:space="0" w:sz="24" w:themeColor="text1" w:val="single"/>
        <w:right w:color="0f0d29" w:space="0" w:sz="24" w:themeColor="text1" w:val="single"/>
      </w:tblBorders>
    </w:tblPr>
    <w:tcPr>
      <w:shd w:color="auto" w:fill="0f0d29"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1">
    <w:name w:val="List Table 5 Dark Accent 1"/>
    <w:basedOn w:val="BangThngthng"/>
    <w:uiPriority w:val="50"/>
    <w:rsid w:val="00C86081"/>
    <w:pPr>
      <w:spacing w:after="0" w:line="240" w:lineRule="auto"/>
    </w:pPr>
    <w:rPr>
      <w:color w:val="ffffff" w:themeColor="background1"/>
    </w:rPr>
    <w:tblPr>
      <w:tblStyleRowBandSize w:val="1"/>
      <w:tblStyleColBandSize w:val="1"/>
      <w:tblBorders>
        <w:top w:color="024f75" w:space="0" w:sz="24" w:themeColor="accent1" w:val="single"/>
        <w:left w:color="024f75" w:space="0" w:sz="24" w:themeColor="accent1" w:val="single"/>
        <w:bottom w:color="024f75" w:space="0" w:sz="24" w:themeColor="accent1" w:val="single"/>
        <w:right w:color="024f75" w:space="0" w:sz="24" w:themeColor="accent1" w:val="single"/>
      </w:tblBorders>
    </w:tblPr>
    <w:tcPr>
      <w:shd w:color="auto" w:fill="024f75"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2">
    <w:name w:val="List Table 5 Dark Accent 2"/>
    <w:basedOn w:val="BangThngthng"/>
    <w:uiPriority w:val="50"/>
    <w:rsid w:val="00C86081"/>
    <w:pPr>
      <w:spacing w:after="0" w:line="240" w:lineRule="auto"/>
    </w:pPr>
    <w:rPr>
      <w:color w:val="ffffff" w:themeColor="background1"/>
    </w:rPr>
    <w:tblPr>
      <w:tblStyleRowBandSize w:val="1"/>
      <w:tblStyleColBandSize w:val="1"/>
      <w:tblBorders>
        <w:top w:color="3592cf" w:space="0" w:sz="24" w:themeColor="accent2" w:val="single"/>
        <w:left w:color="3592cf" w:space="0" w:sz="24" w:themeColor="accent2" w:val="single"/>
        <w:bottom w:color="3592cf" w:space="0" w:sz="24" w:themeColor="accent2" w:val="single"/>
        <w:right w:color="3592cf" w:space="0" w:sz="24" w:themeColor="accent2" w:val="single"/>
      </w:tblBorders>
    </w:tblPr>
    <w:tcPr>
      <w:shd w:color="auto" w:fill="3592cf"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3">
    <w:name w:val="List Table 5 Dark Accent 3"/>
    <w:basedOn w:val="BangThngthng"/>
    <w:uiPriority w:val="50"/>
    <w:rsid w:val="00C86081"/>
    <w:pPr>
      <w:spacing w:after="0" w:line="240" w:lineRule="auto"/>
    </w:pPr>
    <w:rPr>
      <w:color w:val="ffffff" w:themeColor="background1"/>
    </w:rPr>
    <w:tblPr>
      <w:tblStyleRowBandSize w:val="1"/>
      <w:tblStyleColBandSize w:val="1"/>
      <w:tblBorders>
        <w:top w:color="34aba2" w:space="0" w:sz="24" w:themeColor="accent3" w:val="single"/>
        <w:left w:color="34aba2" w:space="0" w:sz="24" w:themeColor="accent3" w:val="single"/>
        <w:bottom w:color="34aba2" w:space="0" w:sz="24" w:themeColor="accent3" w:val="single"/>
        <w:right w:color="34aba2" w:space="0" w:sz="24" w:themeColor="accent3" w:val="single"/>
      </w:tblBorders>
    </w:tblPr>
    <w:tcPr>
      <w:shd w:color="auto" w:fill="34aba2"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4">
    <w:name w:val="List Table 5 Dark Accent 4"/>
    <w:basedOn w:val="BangThngthng"/>
    <w:uiPriority w:val="50"/>
    <w:rsid w:val="00C86081"/>
    <w:pPr>
      <w:spacing w:after="0" w:line="240" w:lineRule="auto"/>
    </w:pPr>
    <w:rPr>
      <w:color w:val="ffffff" w:themeColor="background1"/>
    </w:rPr>
    <w:tblPr>
      <w:tblStyleRowBandSize w:val="1"/>
      <w:tblStyleColBandSize w:val="1"/>
      <w:tblBorders>
        <w:top w:color="66b2ca" w:space="0" w:sz="24" w:themeColor="accent4" w:val="single"/>
        <w:left w:color="66b2ca" w:space="0" w:sz="24" w:themeColor="accent4" w:val="single"/>
        <w:bottom w:color="66b2ca" w:space="0" w:sz="24" w:themeColor="accent4" w:val="single"/>
        <w:right w:color="66b2ca" w:space="0" w:sz="24" w:themeColor="accent4" w:val="single"/>
      </w:tblBorders>
    </w:tblPr>
    <w:tcPr>
      <w:shd w:color="auto" w:fill="66b2ca"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5">
    <w:name w:val="List Table 5 Dark Accent 5"/>
    <w:basedOn w:val="BangThngthng"/>
    <w:uiPriority w:val="50"/>
    <w:rsid w:val="00C86081"/>
    <w:pPr>
      <w:spacing w:after="0" w:line="240" w:lineRule="auto"/>
    </w:pPr>
    <w:rPr>
      <w:color w:val="ffffff" w:themeColor="background1"/>
    </w:rPr>
    <w:tblPr>
      <w:tblStyleRowBandSize w:val="1"/>
      <w:tblStyleColBandSize w:val="1"/>
      <w:tblBorders>
        <w:top w:color="c1d9cb" w:space="0" w:sz="24" w:themeColor="accent5" w:val="single"/>
        <w:left w:color="c1d9cb" w:space="0" w:sz="24" w:themeColor="accent5" w:val="single"/>
        <w:bottom w:color="c1d9cb" w:space="0" w:sz="24" w:themeColor="accent5" w:val="single"/>
        <w:right w:color="c1d9cb" w:space="0" w:sz="24" w:themeColor="accent5" w:val="single"/>
      </w:tblBorders>
    </w:tblPr>
    <w:tcPr>
      <w:shd w:color="auto" w:fill="c1d9cb"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5m-Nhnmanh6">
    <w:name w:val="List Table 5 Dark Accent 6"/>
    <w:basedOn w:val="BangThngthng"/>
    <w:uiPriority w:val="50"/>
    <w:rsid w:val="00C86081"/>
    <w:pPr>
      <w:spacing w:after="0" w:line="240" w:lineRule="auto"/>
    </w:pPr>
    <w:rPr>
      <w:color w:val="ffffff" w:themeColor="background1"/>
    </w:rPr>
    <w:tblPr>
      <w:tblStyleRowBandSize w:val="1"/>
      <w:tblStyleColBandSize w:val="1"/>
      <w:tblBorders>
        <w:top w:color="34aba2" w:space="0" w:sz="24" w:themeColor="accent6" w:val="single"/>
        <w:left w:color="34aba2" w:space="0" w:sz="24" w:themeColor="accent6" w:val="single"/>
        <w:bottom w:color="34aba2" w:space="0" w:sz="24" w:themeColor="accent6" w:val="single"/>
        <w:right w:color="34aba2" w:space="0" w:sz="24" w:themeColor="accent6" w:val="single"/>
      </w:tblBorders>
    </w:tblPr>
    <w:tcPr>
      <w:shd w:color="auto" w:fill="34aba2"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DanhschBng6Nhiumusc">
    <w:name w:val="List Table 6 Colorful"/>
    <w:basedOn w:val="BangThngthng"/>
    <w:uiPriority w:val="51"/>
    <w:rsid w:val="00C86081"/>
    <w:pPr>
      <w:spacing w:after="0" w:line="240" w:lineRule="auto"/>
    </w:pPr>
    <w:rPr>
      <w:color w:val="0f0d29" w:themeColor="text1"/>
    </w:rPr>
    <w:tblPr>
      <w:tblStyleRowBandSize w:val="1"/>
      <w:tblStyleColBandSize w:val="1"/>
      <w:tblBorders>
        <w:top w:color="0f0d29" w:space="0" w:sz="4" w:themeColor="text1" w:val="single"/>
        <w:bottom w:color="0f0d29" w:space="0" w:sz="4" w:themeColor="text1" w:val="single"/>
      </w:tblBorders>
    </w:tblPr>
    <w:tblStylePr w:type="firstRow">
      <w:rPr>
        <w:b w:val="1"/>
        <w:bCs w:val="1"/>
      </w:rPr>
      <w:tblPr/>
      <w:tcPr>
        <w:tcBorders>
          <w:bottom w:color="0f0d29" w:space="0" w:sz="4" w:themeColor="text1" w:val="single"/>
        </w:tcBorders>
      </w:tcPr>
    </w:tblStylePr>
    <w:tblStylePr w:type="lastRow">
      <w:rPr>
        <w:b w:val="1"/>
        <w:bCs w:val="1"/>
      </w:rPr>
      <w:tblPr/>
      <w:tcPr>
        <w:tcBorders>
          <w:top w:color="0f0d29" w:space="0" w:sz="4" w:themeColor="text1"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DanhschBng6Nhiumusc-Nhnmanh1">
    <w:name w:val="List Table 6 Colorful Accent 1"/>
    <w:basedOn w:val="BangThngthng"/>
    <w:uiPriority w:val="51"/>
    <w:rsid w:val="00C86081"/>
    <w:pPr>
      <w:spacing w:after="0" w:line="240" w:lineRule="auto"/>
    </w:pPr>
    <w:rPr>
      <w:color w:val="013a57" w:themeColor="accent1" w:themeShade="0000BF"/>
    </w:rPr>
    <w:tblPr>
      <w:tblStyleRowBandSize w:val="1"/>
      <w:tblStyleColBandSize w:val="1"/>
      <w:tblBorders>
        <w:top w:color="024f75" w:space="0" w:sz="4" w:themeColor="accent1" w:val="single"/>
        <w:bottom w:color="024f75" w:space="0" w:sz="4" w:themeColor="accent1" w:val="single"/>
      </w:tblBorders>
    </w:tblPr>
    <w:tblStylePr w:type="firstRow">
      <w:rPr>
        <w:b w:val="1"/>
        <w:bCs w:val="1"/>
      </w:rPr>
      <w:tblPr/>
      <w:tcPr>
        <w:tcBorders>
          <w:bottom w:color="024f75" w:space="0" w:sz="4" w:themeColor="accent1" w:val="single"/>
        </w:tcBorders>
      </w:tcPr>
    </w:tblStylePr>
    <w:tblStylePr w:type="lastRow">
      <w:rPr>
        <w:b w:val="1"/>
        <w:bCs w:val="1"/>
      </w:rPr>
      <w:tblPr/>
      <w:tcPr>
        <w:tcBorders>
          <w:top w:color="024f75" w:space="0" w:sz="4" w:themeColor="accent1"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DanhschBng6Nhiumusc-Nhnmanh2">
    <w:name w:val="List Table 6 Colorful Accent 2"/>
    <w:basedOn w:val="BangThngthng"/>
    <w:uiPriority w:val="51"/>
    <w:rsid w:val="00C86081"/>
    <w:pPr>
      <w:spacing w:after="0" w:line="240" w:lineRule="auto"/>
    </w:pPr>
    <w:rPr>
      <w:color w:val="256d9d" w:themeColor="accent2" w:themeShade="0000BF"/>
    </w:rPr>
    <w:tblPr>
      <w:tblStyleRowBandSize w:val="1"/>
      <w:tblStyleColBandSize w:val="1"/>
      <w:tblBorders>
        <w:top w:color="3592cf" w:space="0" w:sz="4" w:themeColor="accent2" w:val="single"/>
        <w:bottom w:color="3592cf" w:space="0" w:sz="4" w:themeColor="accent2" w:val="single"/>
      </w:tblBorders>
    </w:tblPr>
    <w:tblStylePr w:type="firstRow">
      <w:rPr>
        <w:b w:val="1"/>
        <w:bCs w:val="1"/>
      </w:rPr>
      <w:tblPr/>
      <w:tcPr>
        <w:tcBorders>
          <w:bottom w:color="3592cf" w:space="0" w:sz="4" w:themeColor="accent2" w:val="single"/>
        </w:tcBorders>
      </w:tcPr>
    </w:tblStylePr>
    <w:tblStylePr w:type="lastRow">
      <w:rPr>
        <w:b w:val="1"/>
        <w:bCs w:val="1"/>
      </w:rPr>
      <w:tblPr/>
      <w:tcPr>
        <w:tcBorders>
          <w:top w:color="3592cf" w:space="0" w:sz="4" w:themeColor="accent2"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DanhschBng6Nhiumusc-Nhnmanh3">
    <w:name w:val="List Table 6 Colorful Accent 3"/>
    <w:basedOn w:val="BangThngthng"/>
    <w:uiPriority w:val="51"/>
    <w:rsid w:val="00C86081"/>
    <w:pPr>
      <w:spacing w:after="0" w:line="240" w:lineRule="auto"/>
    </w:pPr>
    <w:rPr>
      <w:color w:val="278079" w:themeColor="accent3" w:themeShade="0000BF"/>
    </w:rPr>
    <w:tblPr>
      <w:tblStyleRowBandSize w:val="1"/>
      <w:tblStyleColBandSize w:val="1"/>
      <w:tblBorders>
        <w:top w:color="34aba2" w:space="0" w:sz="4" w:themeColor="accent3" w:val="single"/>
        <w:bottom w:color="34aba2" w:space="0" w:sz="4" w:themeColor="accent3" w:val="single"/>
      </w:tblBorders>
    </w:tblPr>
    <w:tblStylePr w:type="firstRow">
      <w:rPr>
        <w:b w:val="1"/>
        <w:bCs w:val="1"/>
      </w:rPr>
      <w:tblPr/>
      <w:tcPr>
        <w:tcBorders>
          <w:bottom w:color="34aba2" w:space="0" w:sz="4" w:themeColor="accent3" w:val="single"/>
        </w:tcBorders>
      </w:tcPr>
    </w:tblStylePr>
    <w:tblStylePr w:type="lastRow">
      <w:rPr>
        <w:b w:val="1"/>
        <w:bCs w:val="1"/>
      </w:rPr>
      <w:tblPr/>
      <w:tcPr>
        <w:tcBorders>
          <w:top w:color="34aba2" w:space="0" w:sz="4" w:themeColor="accent3"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DanhschBng6Nhiumusc-Nhnmanh4">
    <w:name w:val="List Table 6 Colorful Accent 4"/>
    <w:basedOn w:val="BangThngthng"/>
    <w:uiPriority w:val="51"/>
    <w:rsid w:val="00C86081"/>
    <w:pPr>
      <w:spacing w:after="0" w:line="240" w:lineRule="auto"/>
    </w:pPr>
    <w:rPr>
      <w:color w:val="3a8ea9" w:themeColor="accent4" w:themeShade="0000BF"/>
    </w:rPr>
    <w:tblPr>
      <w:tblStyleRowBandSize w:val="1"/>
      <w:tblStyleColBandSize w:val="1"/>
      <w:tblBorders>
        <w:top w:color="66b2ca" w:space="0" w:sz="4" w:themeColor="accent4" w:val="single"/>
        <w:bottom w:color="66b2ca" w:space="0" w:sz="4" w:themeColor="accent4" w:val="single"/>
      </w:tblBorders>
    </w:tblPr>
    <w:tblStylePr w:type="firstRow">
      <w:rPr>
        <w:b w:val="1"/>
        <w:bCs w:val="1"/>
      </w:rPr>
      <w:tblPr/>
      <w:tcPr>
        <w:tcBorders>
          <w:bottom w:color="66b2ca" w:space="0" w:sz="4" w:themeColor="accent4" w:val="single"/>
        </w:tcBorders>
      </w:tcPr>
    </w:tblStylePr>
    <w:tblStylePr w:type="lastRow">
      <w:rPr>
        <w:b w:val="1"/>
        <w:bCs w:val="1"/>
      </w:rPr>
      <w:tblPr/>
      <w:tcPr>
        <w:tcBorders>
          <w:top w:color="66b2ca" w:space="0" w:sz="4" w:themeColor="accent4"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DanhschBng6Nhiumusc-Nhnmanh5">
    <w:name w:val="List Table 6 Colorful Accent 5"/>
    <w:basedOn w:val="BangThngthng"/>
    <w:uiPriority w:val="51"/>
    <w:rsid w:val="00C86081"/>
    <w:pPr>
      <w:spacing w:after="0" w:line="240" w:lineRule="auto"/>
    </w:pPr>
    <w:rPr>
      <w:color w:val="81b295" w:themeColor="accent5" w:themeShade="0000BF"/>
    </w:rPr>
    <w:tblPr>
      <w:tblStyleRowBandSize w:val="1"/>
      <w:tblStyleColBandSize w:val="1"/>
      <w:tblBorders>
        <w:top w:color="c1d9cb" w:space="0" w:sz="4" w:themeColor="accent5" w:val="single"/>
        <w:bottom w:color="c1d9cb" w:space="0" w:sz="4" w:themeColor="accent5" w:val="single"/>
      </w:tblBorders>
    </w:tblPr>
    <w:tblStylePr w:type="firstRow">
      <w:rPr>
        <w:b w:val="1"/>
        <w:bCs w:val="1"/>
      </w:rPr>
      <w:tblPr/>
      <w:tcPr>
        <w:tcBorders>
          <w:bottom w:color="c1d9cb" w:space="0" w:sz="4" w:themeColor="accent5" w:val="single"/>
        </w:tcBorders>
      </w:tcPr>
    </w:tblStylePr>
    <w:tblStylePr w:type="lastRow">
      <w:rPr>
        <w:b w:val="1"/>
        <w:bCs w:val="1"/>
      </w:rPr>
      <w:tblPr/>
      <w:tcPr>
        <w:tcBorders>
          <w:top w:color="c1d9cb" w:space="0" w:sz="4" w:themeColor="accent5"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DanhschBng6Nhiumusc-Nhnmanh6">
    <w:name w:val="List Table 6 Colorful Accent 6"/>
    <w:basedOn w:val="BangThngthng"/>
    <w:uiPriority w:val="51"/>
    <w:rsid w:val="00C86081"/>
    <w:pPr>
      <w:spacing w:after="0" w:line="240" w:lineRule="auto"/>
    </w:pPr>
    <w:rPr>
      <w:color w:val="278079" w:themeColor="accent6" w:themeShade="0000BF"/>
    </w:rPr>
    <w:tblPr>
      <w:tblStyleRowBandSize w:val="1"/>
      <w:tblStyleColBandSize w:val="1"/>
      <w:tblBorders>
        <w:top w:color="34aba2" w:space="0" w:sz="4" w:themeColor="accent6" w:val="single"/>
        <w:bottom w:color="34aba2" w:space="0" w:sz="4" w:themeColor="accent6" w:val="single"/>
      </w:tblBorders>
    </w:tblPr>
    <w:tblStylePr w:type="firstRow">
      <w:rPr>
        <w:b w:val="1"/>
        <w:bCs w:val="1"/>
      </w:rPr>
      <w:tblPr/>
      <w:tcPr>
        <w:tcBorders>
          <w:bottom w:color="34aba2" w:space="0" w:sz="4" w:themeColor="accent6" w:val="single"/>
        </w:tcBorders>
      </w:tcPr>
    </w:tblStylePr>
    <w:tblStylePr w:type="lastRow">
      <w:rPr>
        <w:b w:val="1"/>
        <w:bCs w:val="1"/>
      </w:rPr>
      <w:tblPr/>
      <w:tcPr>
        <w:tcBorders>
          <w:top w:color="34aba2" w:space="0" w:sz="4" w:themeColor="accent6"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DanhschBng7Nhiumusc">
    <w:name w:val="List Table 7 Colorful"/>
    <w:basedOn w:val="BangThngthng"/>
    <w:uiPriority w:val="52"/>
    <w:rsid w:val="00C86081"/>
    <w:pPr>
      <w:spacing w:after="0" w:line="240" w:lineRule="auto"/>
    </w:pPr>
    <w:rPr>
      <w:color w:val="0f0d29"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f0d29"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f0d29"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f0d29"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f0d29" w:space="0" w:sz="4" w:themeColor="text1" w:val="single"/>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1">
    <w:name w:val="List Table 7 Colorful Accent 1"/>
    <w:basedOn w:val="BangThngthng"/>
    <w:uiPriority w:val="52"/>
    <w:rsid w:val="00C86081"/>
    <w:pPr>
      <w:spacing w:after="0" w:line="240" w:lineRule="auto"/>
    </w:pPr>
    <w:rPr>
      <w:color w:val="013a57"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024f7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24f7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24f7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24f75" w:space="0" w:sz="4" w:themeColor="accent1" w:val="single"/>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2">
    <w:name w:val="List Table 7 Colorful Accent 2"/>
    <w:basedOn w:val="BangThngthng"/>
    <w:uiPriority w:val="52"/>
    <w:rsid w:val="00C86081"/>
    <w:pPr>
      <w:spacing w:after="0" w:line="240" w:lineRule="auto"/>
    </w:pPr>
    <w:rPr>
      <w:color w:val="256d9d"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592cf"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592cf"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592cf"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592cf" w:space="0" w:sz="4" w:themeColor="accent2" w:val="single"/>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3">
    <w:name w:val="List Table 7 Colorful Accent 3"/>
    <w:basedOn w:val="BangThngthng"/>
    <w:uiPriority w:val="52"/>
    <w:rsid w:val="00C86081"/>
    <w:pPr>
      <w:spacing w:after="0" w:line="240" w:lineRule="auto"/>
    </w:pPr>
    <w:rPr>
      <w:color w:val="278079"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4aba2"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4aba2"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4aba2"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4aba2" w:space="0" w:sz="4" w:themeColor="accent3" w:val="single"/>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4">
    <w:name w:val="List Table 7 Colorful Accent 4"/>
    <w:basedOn w:val="BangThngthng"/>
    <w:uiPriority w:val="52"/>
    <w:rsid w:val="00C86081"/>
    <w:pPr>
      <w:spacing w:after="0" w:line="240" w:lineRule="auto"/>
    </w:pPr>
    <w:rPr>
      <w:color w:val="3a8ea9"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66b2ca"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66b2ca"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66b2ca"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66b2ca" w:space="0" w:sz="4" w:themeColor="accent4" w:val="single"/>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5">
    <w:name w:val="List Table 7 Colorful Accent 5"/>
    <w:basedOn w:val="BangThngthng"/>
    <w:uiPriority w:val="52"/>
    <w:rsid w:val="00C86081"/>
    <w:pPr>
      <w:spacing w:after="0" w:line="240" w:lineRule="auto"/>
    </w:pPr>
    <w:rPr>
      <w:color w:val="81b295"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c1d9cb"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c1d9cb"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c1d9cb"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c1d9cb" w:space="0" w:sz="4" w:themeColor="accent5" w:val="single"/>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DanhschBng7Nhiumusc-Nhnmanh6">
    <w:name w:val="List Table 7 Colorful Accent 6"/>
    <w:basedOn w:val="BangThngthng"/>
    <w:uiPriority w:val="52"/>
    <w:rsid w:val="00C86081"/>
    <w:pPr>
      <w:spacing w:after="0" w:line="240" w:lineRule="auto"/>
    </w:pPr>
    <w:rPr>
      <w:color w:val="278079"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4aba2"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4aba2"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4aba2"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4aba2" w:space="0" w:sz="4" w:themeColor="accent6" w:val="single"/>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ChkyEmail">
    <w:name w:val="E-mail Signature"/>
    <w:basedOn w:val="Binhthng"/>
    <w:link w:val="ChkyEmailChar"/>
    <w:uiPriority w:val="99"/>
    <w:semiHidden w:val="1"/>
    <w:unhideWhenUsed w:val="1"/>
    <w:rsid w:val="00C86081"/>
    <w:pPr>
      <w:spacing w:line="240" w:lineRule="auto"/>
    </w:pPr>
  </w:style>
  <w:style w:type="character" w:styleId="ChkyEmailChar" w:customStyle="1">
    <w:name w:val="Chữ ký Email Char"/>
    <w:basedOn w:val="Phngmcinhcuaoanvn"/>
    <w:link w:val="ChkyEmail"/>
    <w:uiPriority w:val="99"/>
    <w:semiHidden w:val="1"/>
    <w:rsid w:val="00C86081"/>
    <w:rPr>
      <w:rFonts w:ascii="Calibri" w:cs="Calibri" w:hAnsi="Calibri" w:eastAsiaTheme="minorEastAsia"/>
      <w:b w:val="1"/>
      <w:color w:val="082a75" w:themeColor="text2"/>
      <w:sz w:val="28"/>
      <w:szCs w:val="22"/>
    </w:rPr>
  </w:style>
  <w:style w:type="paragraph" w:styleId="Lichao">
    <w:name w:val="Salutation"/>
    <w:basedOn w:val="Binhthng"/>
    <w:next w:val="Binhthng"/>
    <w:link w:val="LichaoChar"/>
    <w:uiPriority w:val="99"/>
    <w:semiHidden w:val="1"/>
    <w:unhideWhenUsed w:val="1"/>
    <w:rsid w:val="00C86081"/>
  </w:style>
  <w:style w:type="character" w:styleId="LichaoChar" w:customStyle="1">
    <w:name w:val="Lời chào Char"/>
    <w:basedOn w:val="Phngmcinhcuaoanvn"/>
    <w:link w:val="Lichao"/>
    <w:uiPriority w:val="99"/>
    <w:semiHidden w:val="1"/>
    <w:rsid w:val="00C86081"/>
    <w:rPr>
      <w:rFonts w:ascii="Calibri" w:cs="Calibri" w:hAnsi="Calibri" w:eastAsiaTheme="minorEastAsia"/>
      <w:b w:val="1"/>
      <w:color w:val="082a75" w:themeColor="text2"/>
      <w:sz w:val="28"/>
      <w:szCs w:val="22"/>
    </w:rPr>
  </w:style>
  <w:style w:type="table" w:styleId="Bangcodangct1">
    <w:name w:val="Table Columns 1"/>
    <w:basedOn w:val="BangThngthng"/>
    <w:uiPriority w:val="99"/>
    <w:semiHidden w:val="1"/>
    <w:unhideWhenUsed w:val="1"/>
    <w:rsid w:val="00C86081"/>
    <w:pPr>
      <w:spacing w:after="0"/>
    </w:pPr>
    <w:rPr>
      <w:b w:val="1"/>
      <w:bCs w:val="1"/>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codangct2">
    <w:name w:val="Table Columns 2"/>
    <w:basedOn w:val="BangThngthng"/>
    <w:uiPriority w:val="99"/>
    <w:semiHidden w:val="1"/>
    <w:unhideWhenUsed w:val="1"/>
    <w:rsid w:val="00C86081"/>
    <w:pPr>
      <w:spacing w:after="0"/>
    </w:pPr>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codangct3">
    <w:name w:val="Table Columns 3"/>
    <w:basedOn w:val="BangThngthng"/>
    <w:uiPriority w:val="99"/>
    <w:semiHidden w:val="1"/>
    <w:unhideWhenUsed w:val="1"/>
    <w:rsid w:val="00C86081"/>
    <w:pPr>
      <w:spacing w:after="0"/>
    </w:pPr>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Bangcodangct4">
    <w:name w:val="Table Columns 4"/>
    <w:basedOn w:val="BangThngthng"/>
    <w:uiPriority w:val="99"/>
    <w:semiHidden w:val="1"/>
    <w:unhideWhenUsed w:val="1"/>
    <w:rsid w:val="00C86081"/>
    <w:pPr>
      <w:spacing w:after="0"/>
    </w:p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Bangcodangct5">
    <w:name w:val="Table Columns 5"/>
    <w:basedOn w:val="BangThngthng"/>
    <w:uiPriority w:val="99"/>
    <w:semiHidden w:val="1"/>
    <w:unhideWhenUsed w:val="1"/>
    <w:rsid w:val="00C86081"/>
    <w:pPr>
      <w:spacing w:after="0"/>
    </w:p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paragraph" w:styleId="Chky">
    <w:name w:val="Signature"/>
    <w:basedOn w:val="Binhthng"/>
    <w:link w:val="ChkyChar"/>
    <w:uiPriority w:val="99"/>
    <w:semiHidden w:val="1"/>
    <w:unhideWhenUsed w:val="1"/>
    <w:rsid w:val="00C86081"/>
    <w:pPr>
      <w:spacing w:line="240" w:lineRule="auto"/>
      <w:ind w:left="4320"/>
    </w:pPr>
  </w:style>
  <w:style w:type="character" w:styleId="ChkyChar" w:customStyle="1">
    <w:name w:val="Chữ ký Char"/>
    <w:basedOn w:val="Phngmcinhcuaoanvn"/>
    <w:link w:val="Chky"/>
    <w:uiPriority w:val="99"/>
    <w:semiHidden w:val="1"/>
    <w:rsid w:val="00C86081"/>
    <w:rPr>
      <w:rFonts w:ascii="Calibri" w:cs="Calibri" w:hAnsi="Calibri" w:eastAsiaTheme="minorEastAsia"/>
      <w:b w:val="1"/>
      <w:color w:val="082a75" w:themeColor="text2"/>
      <w:sz w:val="28"/>
      <w:szCs w:val="22"/>
    </w:rPr>
  </w:style>
  <w:style w:type="table" w:styleId="Bangngian1">
    <w:name w:val="Table Simple 1"/>
    <w:basedOn w:val="BangThngthng"/>
    <w:uiPriority w:val="99"/>
    <w:semiHidden w:val="1"/>
    <w:unhideWhenUsed w:val="1"/>
    <w:rsid w:val="00C86081"/>
    <w:pPr>
      <w:spacing w:after="0"/>
    </w:p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Bangngian2">
    <w:name w:val="Table Simple 2"/>
    <w:basedOn w:val="BangThngthng"/>
    <w:uiPriority w:val="99"/>
    <w:semiHidden w:val="1"/>
    <w:unhideWhenUsed w:val="1"/>
    <w:rsid w:val="00C86081"/>
    <w:pPr>
      <w:spacing w:after="0"/>
    </w:pPr>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Bangngian3">
    <w:name w:val="Table Simple 3"/>
    <w:basedOn w:val="BangThngthng"/>
    <w:uiPriority w:val="99"/>
    <w:semiHidden w:val="1"/>
    <w:unhideWhenUsed w:val="1"/>
    <w:rsid w:val="00C86081"/>
    <w:pPr>
      <w:spacing w:after="0"/>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Bangcodangtinht1">
    <w:name w:val="Table Subtle 1"/>
    <w:basedOn w:val="BangThngthng"/>
    <w:uiPriority w:val="99"/>
    <w:semiHidden w:val="1"/>
    <w:unhideWhenUsed w:val="1"/>
    <w:rsid w:val="00C86081"/>
    <w:pPr>
      <w:spacing w:after="0"/>
    </w:pPr>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codangtinht2">
    <w:name w:val="Table Subtle 2"/>
    <w:basedOn w:val="BangThngthng"/>
    <w:uiPriority w:val="99"/>
    <w:semiHidden w:val="1"/>
    <w:unhideWhenUsed w:val="1"/>
    <w:rsid w:val="00C86081"/>
    <w:pPr>
      <w:spacing w:after="0"/>
    </w:pPr>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Chimuc1">
    <w:name w:val="index 1"/>
    <w:basedOn w:val="Binhthng"/>
    <w:next w:val="Binhthng"/>
    <w:autoRedefine w:val="1"/>
    <w:uiPriority w:val="99"/>
    <w:semiHidden w:val="1"/>
    <w:unhideWhenUsed w:val="1"/>
    <w:rsid w:val="00C86081"/>
    <w:pPr>
      <w:spacing w:line="240" w:lineRule="auto"/>
      <w:ind w:left="280" w:hanging="280"/>
    </w:pPr>
  </w:style>
  <w:style w:type="paragraph" w:styleId="Chimuc2">
    <w:name w:val="index 2"/>
    <w:basedOn w:val="Binhthng"/>
    <w:next w:val="Binhthng"/>
    <w:autoRedefine w:val="1"/>
    <w:uiPriority w:val="99"/>
    <w:semiHidden w:val="1"/>
    <w:unhideWhenUsed w:val="1"/>
    <w:rsid w:val="00C86081"/>
    <w:pPr>
      <w:spacing w:line="240" w:lineRule="auto"/>
      <w:ind w:left="560" w:hanging="280"/>
    </w:pPr>
  </w:style>
  <w:style w:type="paragraph" w:styleId="Chimuc3">
    <w:name w:val="index 3"/>
    <w:basedOn w:val="Binhthng"/>
    <w:next w:val="Binhthng"/>
    <w:autoRedefine w:val="1"/>
    <w:uiPriority w:val="99"/>
    <w:semiHidden w:val="1"/>
    <w:unhideWhenUsed w:val="1"/>
    <w:rsid w:val="00C86081"/>
    <w:pPr>
      <w:spacing w:line="240" w:lineRule="auto"/>
      <w:ind w:left="840" w:hanging="280"/>
    </w:pPr>
  </w:style>
  <w:style w:type="paragraph" w:styleId="Chimuc4">
    <w:name w:val="index 4"/>
    <w:basedOn w:val="Binhthng"/>
    <w:next w:val="Binhthng"/>
    <w:autoRedefine w:val="1"/>
    <w:uiPriority w:val="99"/>
    <w:semiHidden w:val="1"/>
    <w:unhideWhenUsed w:val="1"/>
    <w:rsid w:val="00C86081"/>
    <w:pPr>
      <w:spacing w:line="240" w:lineRule="auto"/>
      <w:ind w:left="1120" w:hanging="280"/>
    </w:pPr>
  </w:style>
  <w:style w:type="paragraph" w:styleId="Chimuc5">
    <w:name w:val="index 5"/>
    <w:basedOn w:val="Binhthng"/>
    <w:next w:val="Binhthng"/>
    <w:autoRedefine w:val="1"/>
    <w:uiPriority w:val="99"/>
    <w:semiHidden w:val="1"/>
    <w:unhideWhenUsed w:val="1"/>
    <w:rsid w:val="00C86081"/>
    <w:pPr>
      <w:spacing w:line="240" w:lineRule="auto"/>
      <w:ind w:left="1400" w:hanging="280"/>
    </w:pPr>
  </w:style>
  <w:style w:type="paragraph" w:styleId="Chimuc6">
    <w:name w:val="index 6"/>
    <w:basedOn w:val="Binhthng"/>
    <w:next w:val="Binhthng"/>
    <w:autoRedefine w:val="1"/>
    <w:uiPriority w:val="99"/>
    <w:semiHidden w:val="1"/>
    <w:unhideWhenUsed w:val="1"/>
    <w:rsid w:val="00C86081"/>
    <w:pPr>
      <w:spacing w:line="240" w:lineRule="auto"/>
      <w:ind w:left="1680" w:hanging="280"/>
    </w:pPr>
  </w:style>
  <w:style w:type="paragraph" w:styleId="Chimuc7">
    <w:name w:val="index 7"/>
    <w:basedOn w:val="Binhthng"/>
    <w:next w:val="Binhthng"/>
    <w:autoRedefine w:val="1"/>
    <w:uiPriority w:val="99"/>
    <w:semiHidden w:val="1"/>
    <w:unhideWhenUsed w:val="1"/>
    <w:rsid w:val="00C86081"/>
    <w:pPr>
      <w:spacing w:line="240" w:lineRule="auto"/>
      <w:ind w:left="1960" w:hanging="280"/>
    </w:pPr>
  </w:style>
  <w:style w:type="paragraph" w:styleId="Chimuc8">
    <w:name w:val="index 8"/>
    <w:basedOn w:val="Binhthng"/>
    <w:next w:val="Binhthng"/>
    <w:autoRedefine w:val="1"/>
    <w:uiPriority w:val="99"/>
    <w:semiHidden w:val="1"/>
    <w:unhideWhenUsed w:val="1"/>
    <w:rsid w:val="00C86081"/>
    <w:pPr>
      <w:spacing w:line="240" w:lineRule="auto"/>
      <w:ind w:left="2240" w:hanging="280"/>
    </w:pPr>
  </w:style>
  <w:style w:type="paragraph" w:styleId="Chimuc9">
    <w:name w:val="index 9"/>
    <w:basedOn w:val="Binhthng"/>
    <w:next w:val="Binhthng"/>
    <w:autoRedefine w:val="1"/>
    <w:uiPriority w:val="99"/>
    <w:semiHidden w:val="1"/>
    <w:unhideWhenUsed w:val="1"/>
    <w:rsid w:val="00C86081"/>
    <w:pPr>
      <w:spacing w:line="240" w:lineRule="auto"/>
      <w:ind w:left="2520" w:hanging="280"/>
    </w:pPr>
  </w:style>
  <w:style w:type="paragraph" w:styleId="uChimuc">
    <w:name w:val="index heading"/>
    <w:basedOn w:val="Binhthng"/>
    <w:next w:val="Chimuc1"/>
    <w:uiPriority w:val="99"/>
    <w:semiHidden w:val="1"/>
    <w:unhideWhenUsed w:val="1"/>
    <w:rsid w:val="00C86081"/>
    <w:rPr>
      <w:rFonts w:ascii="Arial" w:cs="Arial" w:hAnsi="Arial" w:eastAsiaTheme="majorEastAsia"/>
      <w:bCs w:val="1"/>
    </w:rPr>
  </w:style>
  <w:style w:type="paragraph" w:styleId="VnbanThun">
    <w:name w:val="Plain Text"/>
    <w:basedOn w:val="Binhthng"/>
    <w:link w:val="VnbanThunChar"/>
    <w:uiPriority w:val="99"/>
    <w:semiHidden w:val="1"/>
    <w:unhideWhenUsed w:val="1"/>
    <w:rsid w:val="00C86081"/>
    <w:pPr>
      <w:spacing w:line="240" w:lineRule="auto"/>
    </w:pPr>
    <w:rPr>
      <w:rFonts w:ascii="Consolas" w:hAnsi="Consolas"/>
      <w:sz w:val="21"/>
      <w:szCs w:val="21"/>
    </w:rPr>
  </w:style>
  <w:style w:type="character" w:styleId="VnbanThunChar" w:customStyle="1">
    <w:name w:val="Văn bản Thuần Char"/>
    <w:basedOn w:val="Phngmcinhcuaoanvn"/>
    <w:link w:val="VnbanThun"/>
    <w:uiPriority w:val="99"/>
    <w:semiHidden w:val="1"/>
    <w:rsid w:val="00C86081"/>
    <w:rPr>
      <w:rFonts w:ascii="Consolas" w:cs="Calibri" w:hAnsi="Consolas" w:eastAsiaTheme="minorEastAsia"/>
      <w:b w:val="1"/>
      <w:color w:val="082a75" w:themeColor="text2"/>
      <w:sz w:val="21"/>
      <w:szCs w:val="21"/>
    </w:rPr>
  </w:style>
  <w:style w:type="paragraph" w:styleId="ong">
    <w:name w:val="Closing"/>
    <w:basedOn w:val="Binhthng"/>
    <w:link w:val="ongChar"/>
    <w:uiPriority w:val="99"/>
    <w:semiHidden w:val="1"/>
    <w:unhideWhenUsed w:val="1"/>
    <w:rsid w:val="00C86081"/>
    <w:pPr>
      <w:spacing w:line="240" w:lineRule="auto"/>
      <w:ind w:left="4320"/>
    </w:pPr>
  </w:style>
  <w:style w:type="character" w:styleId="ongChar" w:customStyle="1">
    <w:name w:val="Đóng Char"/>
    <w:basedOn w:val="Phngmcinhcuaoanvn"/>
    <w:link w:val="ong"/>
    <w:uiPriority w:val="99"/>
    <w:semiHidden w:val="1"/>
    <w:rsid w:val="00C86081"/>
    <w:rPr>
      <w:rFonts w:ascii="Calibri" w:cs="Calibri" w:hAnsi="Calibri" w:eastAsiaTheme="minorEastAsia"/>
      <w:b w:val="1"/>
      <w:color w:val="082a75" w:themeColor="text2"/>
      <w:sz w:val="28"/>
      <w:szCs w:val="22"/>
    </w:rPr>
  </w:style>
  <w:style w:type="table" w:styleId="Bangdangli1">
    <w:name w:val="Table Grid 1"/>
    <w:basedOn w:val="BangThngthng"/>
    <w:uiPriority w:val="99"/>
    <w:semiHidden w:val="1"/>
    <w:unhideWhenUsed w:val="1"/>
    <w:rsid w:val="00C86081"/>
    <w:pPr>
      <w:spacing w:after="0"/>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Bangdangli2">
    <w:name w:val="Table Grid 2"/>
    <w:basedOn w:val="BangThngthng"/>
    <w:uiPriority w:val="99"/>
    <w:semiHidden w:val="1"/>
    <w:unhideWhenUsed w:val="1"/>
    <w:rsid w:val="00C86081"/>
    <w:pPr>
      <w:spacing w:after="0"/>
    </w:p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Bangdangli3">
    <w:name w:val="Table Grid 3"/>
    <w:basedOn w:val="BangThngthng"/>
    <w:uiPriority w:val="99"/>
    <w:semiHidden w:val="1"/>
    <w:unhideWhenUsed w:val="1"/>
    <w:rsid w:val="00C86081"/>
    <w:pPr>
      <w:spacing w:after="0"/>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Bangdangli4">
    <w:name w:val="Table Grid 4"/>
    <w:basedOn w:val="BangThngthng"/>
    <w:uiPriority w:val="99"/>
    <w:semiHidden w:val="1"/>
    <w:unhideWhenUsed w:val="1"/>
    <w:rsid w:val="00C86081"/>
    <w:pPr>
      <w:spacing w:after="0"/>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Bangdangli5">
    <w:name w:val="Table Grid 5"/>
    <w:basedOn w:val="BangThngthng"/>
    <w:uiPriority w:val="99"/>
    <w:semiHidden w:val="1"/>
    <w:unhideWhenUsed w:val="1"/>
    <w:rsid w:val="00C86081"/>
    <w:pPr>
      <w:spacing w:after="0"/>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Bangdangli6">
    <w:name w:val="Table Grid 6"/>
    <w:basedOn w:val="BangThngthng"/>
    <w:uiPriority w:val="99"/>
    <w:semiHidden w:val="1"/>
    <w:unhideWhenUsed w:val="1"/>
    <w:rsid w:val="00C86081"/>
    <w:pPr>
      <w:spacing w:after="0"/>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Bangdangli7">
    <w:name w:val="Table Grid 7"/>
    <w:basedOn w:val="BangThngthng"/>
    <w:uiPriority w:val="99"/>
    <w:semiHidden w:val="1"/>
    <w:unhideWhenUsed w:val="1"/>
    <w:rsid w:val="00C86081"/>
    <w:pPr>
      <w:spacing w:after="0"/>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Bangdangli8">
    <w:name w:val="Table Grid 8"/>
    <w:basedOn w:val="BangThngthng"/>
    <w:uiPriority w:val="99"/>
    <w:semiHidden w:val="1"/>
    <w:unhideWhenUsed w:val="1"/>
    <w:rsid w:val="00C86081"/>
    <w:pPr>
      <w:spacing w:after="0"/>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BngLiNhat">
    <w:name w:val="Grid Table Light"/>
    <w:basedOn w:val="BangThngthng"/>
    <w:uiPriority w:val="40"/>
    <w:rsid w:val="00C86081"/>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LiBng1Nhat">
    <w:name w:val="Grid Table 1 Light"/>
    <w:basedOn w:val="BangThngthng"/>
    <w:uiPriority w:val="46"/>
    <w:rsid w:val="00C86081"/>
    <w:pPr>
      <w:spacing w:after="0" w:line="240" w:lineRule="auto"/>
    </w:pPr>
    <w:tblPr>
      <w:tblStyleRowBandSize w:val="1"/>
      <w:tblStyleColBandSize w:val="1"/>
      <w:tblBorders>
        <w:top w:color="7a74d3" w:space="0" w:sz="4" w:themeColor="text1" w:themeTint="000066" w:val="single"/>
        <w:left w:color="7a74d3" w:space="0" w:sz="4" w:themeColor="text1" w:themeTint="000066" w:val="single"/>
        <w:bottom w:color="7a74d3" w:space="0" w:sz="4" w:themeColor="text1" w:themeTint="000066" w:val="single"/>
        <w:right w:color="7a74d3" w:space="0" w:sz="4" w:themeColor="text1" w:themeTint="000066" w:val="single"/>
        <w:insideH w:color="7a74d3" w:space="0" w:sz="4" w:themeColor="text1" w:themeTint="000066" w:val="single"/>
        <w:insideV w:color="7a74d3" w:space="0" w:sz="4" w:themeColor="text1" w:themeTint="000066" w:val="single"/>
      </w:tblBorders>
    </w:tblPr>
    <w:tblStylePr w:type="firstRow">
      <w:rPr>
        <w:b w:val="1"/>
        <w:bCs w:val="1"/>
      </w:rPr>
      <w:tblPr/>
      <w:tcPr>
        <w:tcBorders>
          <w:bottom w:color="4139b3" w:space="0" w:sz="12" w:themeColor="text1" w:themeTint="000099" w:val="single"/>
        </w:tcBorders>
      </w:tcPr>
    </w:tblStylePr>
    <w:tblStylePr w:type="lastRow">
      <w:rPr>
        <w:b w:val="1"/>
        <w:bCs w:val="1"/>
      </w:rPr>
      <w:tblPr/>
      <w:tcPr>
        <w:tcBorders>
          <w:top w:color="4139b3" w:space="0" w:sz="2" w:themeColor="text1" w:themeTint="000099" w:val="double"/>
        </w:tcBorders>
      </w:tcPr>
    </w:tblStylePr>
    <w:tblStylePr w:type="firstCol">
      <w:rPr>
        <w:b w:val="1"/>
        <w:bCs w:val="1"/>
      </w:rPr>
    </w:tblStylePr>
    <w:tblStylePr w:type="lastCol">
      <w:rPr>
        <w:b w:val="1"/>
        <w:bCs w:val="1"/>
      </w:rPr>
    </w:tblStylePr>
  </w:style>
  <w:style w:type="table" w:styleId="BangLi1Nhat-Nhnmanh1">
    <w:name w:val="Grid Table 1 Light Accent 1"/>
    <w:basedOn w:val="BangThngthng"/>
    <w:uiPriority w:val="46"/>
    <w:rsid w:val="00C86081"/>
    <w:pPr>
      <w:spacing w:after="0" w:line="240" w:lineRule="auto"/>
    </w:pPr>
    <w:tblPr>
      <w:tblStyleRowBandSize w:val="1"/>
      <w:tblStyleColBandSize w:val="1"/>
      <w:tblBorders>
        <w:top w:color="64c9fc" w:space="0" w:sz="4" w:themeColor="accent1" w:themeTint="000066" w:val="single"/>
        <w:left w:color="64c9fc" w:space="0" w:sz="4" w:themeColor="accent1" w:themeTint="000066" w:val="single"/>
        <w:bottom w:color="64c9fc" w:space="0" w:sz="4" w:themeColor="accent1" w:themeTint="000066" w:val="single"/>
        <w:right w:color="64c9fc" w:space="0" w:sz="4" w:themeColor="accent1" w:themeTint="000066" w:val="single"/>
        <w:insideH w:color="64c9fc" w:space="0" w:sz="4" w:themeColor="accent1" w:themeTint="000066" w:val="single"/>
        <w:insideV w:color="64c9fc" w:space="0" w:sz="4" w:themeColor="accent1" w:themeTint="000066" w:val="single"/>
      </w:tblBorders>
    </w:tblPr>
    <w:tblStylePr w:type="firstRow">
      <w:rPr>
        <w:b w:val="1"/>
        <w:bCs w:val="1"/>
      </w:rPr>
      <w:tblPr/>
      <w:tcPr>
        <w:tcBorders>
          <w:bottom w:color="18affb" w:space="0" w:sz="12" w:themeColor="accent1" w:themeTint="000099" w:val="single"/>
        </w:tcBorders>
      </w:tcPr>
    </w:tblStylePr>
    <w:tblStylePr w:type="lastRow">
      <w:rPr>
        <w:b w:val="1"/>
        <w:bCs w:val="1"/>
      </w:rPr>
      <w:tblPr/>
      <w:tcPr>
        <w:tcBorders>
          <w:top w:color="18affb" w:space="0" w:sz="2" w:themeColor="accent1" w:themeTint="000099" w:val="double"/>
        </w:tcBorders>
      </w:tcPr>
    </w:tblStylePr>
    <w:tblStylePr w:type="firstCol">
      <w:rPr>
        <w:b w:val="1"/>
        <w:bCs w:val="1"/>
      </w:rPr>
    </w:tblStylePr>
    <w:tblStylePr w:type="lastCol">
      <w:rPr>
        <w:b w:val="1"/>
        <w:bCs w:val="1"/>
      </w:rPr>
    </w:tblStylePr>
  </w:style>
  <w:style w:type="table" w:styleId="BangLi1Nhat-Nhnmanh2">
    <w:name w:val="Grid Table 1 Light Accent 2"/>
    <w:basedOn w:val="BangThngthng"/>
    <w:uiPriority w:val="46"/>
    <w:rsid w:val="00C86081"/>
    <w:pPr>
      <w:spacing w:after="0" w:line="240" w:lineRule="auto"/>
    </w:pPr>
    <w:tblPr>
      <w:tblStyleRowBandSize w:val="1"/>
      <w:tblStyleColBandSize w:val="1"/>
      <w:tblBorders>
        <w:top w:color="aed3eb" w:space="0" w:sz="4" w:themeColor="accent2" w:themeTint="000066" w:val="single"/>
        <w:left w:color="aed3eb" w:space="0" w:sz="4" w:themeColor="accent2" w:themeTint="000066" w:val="single"/>
        <w:bottom w:color="aed3eb" w:space="0" w:sz="4" w:themeColor="accent2" w:themeTint="000066" w:val="single"/>
        <w:right w:color="aed3eb" w:space="0" w:sz="4" w:themeColor="accent2" w:themeTint="000066" w:val="single"/>
        <w:insideH w:color="aed3eb" w:space="0" w:sz="4" w:themeColor="accent2" w:themeTint="000066" w:val="single"/>
        <w:insideV w:color="aed3eb" w:space="0" w:sz="4" w:themeColor="accent2" w:themeTint="000066" w:val="single"/>
      </w:tblBorders>
    </w:tblPr>
    <w:tblStylePr w:type="firstRow">
      <w:rPr>
        <w:b w:val="1"/>
        <w:bCs w:val="1"/>
      </w:rPr>
      <w:tblPr/>
      <w:tcPr>
        <w:tcBorders>
          <w:bottom w:color="85bde2" w:space="0" w:sz="12" w:themeColor="accent2" w:themeTint="000099" w:val="single"/>
        </w:tcBorders>
      </w:tcPr>
    </w:tblStylePr>
    <w:tblStylePr w:type="lastRow">
      <w:rPr>
        <w:b w:val="1"/>
        <w:bCs w:val="1"/>
      </w:rPr>
      <w:tblPr/>
      <w:tcPr>
        <w:tcBorders>
          <w:top w:color="85bde2" w:space="0" w:sz="2" w:themeColor="accent2" w:themeTint="000099" w:val="double"/>
        </w:tcBorders>
      </w:tcPr>
    </w:tblStylePr>
    <w:tblStylePr w:type="firstCol">
      <w:rPr>
        <w:b w:val="1"/>
        <w:bCs w:val="1"/>
      </w:rPr>
    </w:tblStylePr>
    <w:tblStylePr w:type="lastCol">
      <w:rPr>
        <w:b w:val="1"/>
        <w:bCs w:val="1"/>
      </w:rPr>
    </w:tblStylePr>
  </w:style>
  <w:style w:type="table" w:styleId="BangLi1Nhat-Nhnmanh3">
    <w:name w:val="Grid Table 1 Light Accent 3"/>
    <w:basedOn w:val="BangThngthng"/>
    <w:uiPriority w:val="46"/>
    <w:rsid w:val="00C86081"/>
    <w:pPr>
      <w:spacing w:after="0" w:line="240" w:lineRule="auto"/>
    </w:pPr>
    <w:tblPr>
      <w:tblStyleRowBandSize w:val="1"/>
      <w:tblStyleColBandSize w:val="1"/>
      <w:tblBorders>
        <w:top w:color="a6e4df" w:space="0" w:sz="4" w:themeColor="accent3" w:themeTint="000066" w:val="single"/>
        <w:left w:color="a6e4df" w:space="0" w:sz="4" w:themeColor="accent3" w:themeTint="000066" w:val="single"/>
        <w:bottom w:color="a6e4df" w:space="0" w:sz="4" w:themeColor="accent3" w:themeTint="000066" w:val="single"/>
        <w:right w:color="a6e4df" w:space="0" w:sz="4" w:themeColor="accent3" w:themeTint="000066" w:val="single"/>
        <w:insideH w:color="a6e4df" w:space="0" w:sz="4" w:themeColor="accent3" w:themeTint="000066" w:val="single"/>
        <w:insideV w:color="a6e4df" w:space="0" w:sz="4" w:themeColor="accent3" w:themeTint="000066" w:val="single"/>
      </w:tblBorders>
    </w:tblPr>
    <w:tblStylePr w:type="firstRow">
      <w:rPr>
        <w:b w:val="1"/>
        <w:bCs w:val="1"/>
      </w:rPr>
      <w:tblPr/>
      <w:tcPr>
        <w:tcBorders>
          <w:bottom w:color="7ad6cf" w:space="0" w:sz="12" w:themeColor="accent3" w:themeTint="000099" w:val="single"/>
        </w:tcBorders>
      </w:tcPr>
    </w:tblStylePr>
    <w:tblStylePr w:type="lastRow">
      <w:rPr>
        <w:b w:val="1"/>
        <w:bCs w:val="1"/>
      </w:rPr>
      <w:tblPr/>
      <w:tcPr>
        <w:tcBorders>
          <w:top w:color="7ad6cf" w:space="0" w:sz="2" w:themeColor="accent3" w:themeTint="000099" w:val="double"/>
        </w:tcBorders>
      </w:tcPr>
    </w:tblStylePr>
    <w:tblStylePr w:type="firstCol">
      <w:rPr>
        <w:b w:val="1"/>
        <w:bCs w:val="1"/>
      </w:rPr>
    </w:tblStylePr>
    <w:tblStylePr w:type="lastCol">
      <w:rPr>
        <w:b w:val="1"/>
        <w:bCs w:val="1"/>
      </w:rPr>
    </w:tblStylePr>
  </w:style>
  <w:style w:type="table" w:styleId="BangLi1Nhat-Nhnmanh4">
    <w:name w:val="Grid Table 1 Light Accent 4"/>
    <w:basedOn w:val="BangThngthng"/>
    <w:uiPriority w:val="46"/>
    <w:rsid w:val="00C86081"/>
    <w:pPr>
      <w:spacing w:after="0" w:line="240" w:lineRule="auto"/>
    </w:pPr>
    <w:tblPr>
      <w:tblStyleRowBandSize w:val="1"/>
      <w:tblStyleColBandSize w:val="1"/>
      <w:tblBorders>
        <w:top w:color="c1e0e9" w:space="0" w:sz="4" w:themeColor="accent4" w:themeTint="000066" w:val="single"/>
        <w:left w:color="c1e0e9" w:space="0" w:sz="4" w:themeColor="accent4" w:themeTint="000066" w:val="single"/>
        <w:bottom w:color="c1e0e9" w:space="0" w:sz="4" w:themeColor="accent4" w:themeTint="000066" w:val="single"/>
        <w:right w:color="c1e0e9" w:space="0" w:sz="4" w:themeColor="accent4" w:themeTint="000066" w:val="single"/>
        <w:insideH w:color="c1e0e9" w:space="0" w:sz="4" w:themeColor="accent4" w:themeTint="000066" w:val="single"/>
        <w:insideV w:color="c1e0e9" w:space="0" w:sz="4" w:themeColor="accent4" w:themeTint="000066" w:val="single"/>
      </w:tblBorders>
    </w:tblPr>
    <w:tblStylePr w:type="firstRow">
      <w:rPr>
        <w:b w:val="1"/>
        <w:bCs w:val="1"/>
      </w:rPr>
      <w:tblPr/>
      <w:tcPr>
        <w:tcBorders>
          <w:bottom w:color="a3d0df" w:space="0" w:sz="12" w:themeColor="accent4" w:themeTint="000099" w:val="single"/>
        </w:tcBorders>
      </w:tcPr>
    </w:tblStylePr>
    <w:tblStylePr w:type="lastRow">
      <w:rPr>
        <w:b w:val="1"/>
        <w:bCs w:val="1"/>
      </w:rPr>
      <w:tblPr/>
      <w:tcPr>
        <w:tcBorders>
          <w:top w:color="a3d0df" w:space="0" w:sz="2" w:themeColor="accent4" w:themeTint="000099" w:val="double"/>
        </w:tcBorders>
      </w:tcPr>
    </w:tblStylePr>
    <w:tblStylePr w:type="firstCol">
      <w:rPr>
        <w:b w:val="1"/>
        <w:bCs w:val="1"/>
      </w:rPr>
    </w:tblStylePr>
    <w:tblStylePr w:type="lastCol">
      <w:rPr>
        <w:b w:val="1"/>
        <w:bCs w:val="1"/>
      </w:rPr>
    </w:tblStylePr>
  </w:style>
  <w:style w:type="table" w:styleId="BangLi1Nhat-Nhnmanh5">
    <w:name w:val="Grid Table 1 Light Accent 5"/>
    <w:basedOn w:val="BangThngthng"/>
    <w:uiPriority w:val="46"/>
    <w:rsid w:val="00C86081"/>
    <w:pPr>
      <w:spacing w:after="0" w:line="240" w:lineRule="auto"/>
    </w:pPr>
    <w:tblPr>
      <w:tblStyleRowBandSize w:val="1"/>
      <w:tblStyleColBandSize w:val="1"/>
      <w:tblBorders>
        <w:top w:color="e6efea" w:space="0" w:sz="4" w:themeColor="accent5" w:themeTint="000066" w:val="single"/>
        <w:left w:color="e6efea" w:space="0" w:sz="4" w:themeColor="accent5" w:themeTint="000066" w:val="single"/>
        <w:bottom w:color="e6efea" w:space="0" w:sz="4" w:themeColor="accent5" w:themeTint="000066" w:val="single"/>
        <w:right w:color="e6efea" w:space="0" w:sz="4" w:themeColor="accent5" w:themeTint="000066" w:val="single"/>
        <w:insideH w:color="e6efea" w:space="0" w:sz="4" w:themeColor="accent5" w:themeTint="000066" w:val="single"/>
        <w:insideV w:color="e6efea" w:space="0" w:sz="4" w:themeColor="accent5" w:themeTint="000066" w:val="single"/>
      </w:tblBorders>
    </w:tblPr>
    <w:tblStylePr w:type="firstRow">
      <w:rPr>
        <w:b w:val="1"/>
        <w:bCs w:val="1"/>
      </w:rPr>
      <w:tblPr/>
      <w:tcPr>
        <w:tcBorders>
          <w:bottom w:color="d9e8df" w:space="0" w:sz="12" w:themeColor="accent5" w:themeTint="000099" w:val="single"/>
        </w:tcBorders>
      </w:tcPr>
    </w:tblStylePr>
    <w:tblStylePr w:type="lastRow">
      <w:rPr>
        <w:b w:val="1"/>
        <w:bCs w:val="1"/>
      </w:rPr>
      <w:tblPr/>
      <w:tcPr>
        <w:tcBorders>
          <w:top w:color="d9e8df" w:space="0" w:sz="2" w:themeColor="accent5" w:themeTint="000099" w:val="double"/>
        </w:tcBorders>
      </w:tcPr>
    </w:tblStylePr>
    <w:tblStylePr w:type="firstCol">
      <w:rPr>
        <w:b w:val="1"/>
        <w:bCs w:val="1"/>
      </w:rPr>
    </w:tblStylePr>
    <w:tblStylePr w:type="lastCol">
      <w:rPr>
        <w:b w:val="1"/>
        <w:bCs w:val="1"/>
      </w:rPr>
    </w:tblStylePr>
  </w:style>
  <w:style w:type="table" w:styleId="BangLi1Nhat-Nhnmanh6">
    <w:name w:val="Grid Table 1 Light Accent 6"/>
    <w:basedOn w:val="BangThngthng"/>
    <w:uiPriority w:val="46"/>
    <w:rsid w:val="00C86081"/>
    <w:pPr>
      <w:spacing w:after="0" w:line="240" w:lineRule="auto"/>
    </w:pPr>
    <w:tblPr>
      <w:tblStyleRowBandSize w:val="1"/>
      <w:tblStyleColBandSize w:val="1"/>
      <w:tblBorders>
        <w:top w:color="a6e4df" w:space="0" w:sz="4" w:themeColor="accent6" w:themeTint="000066" w:val="single"/>
        <w:left w:color="a6e4df" w:space="0" w:sz="4" w:themeColor="accent6" w:themeTint="000066" w:val="single"/>
        <w:bottom w:color="a6e4df" w:space="0" w:sz="4" w:themeColor="accent6" w:themeTint="000066" w:val="single"/>
        <w:right w:color="a6e4df" w:space="0" w:sz="4" w:themeColor="accent6" w:themeTint="000066" w:val="single"/>
        <w:insideH w:color="a6e4df" w:space="0" w:sz="4" w:themeColor="accent6" w:themeTint="000066" w:val="single"/>
        <w:insideV w:color="a6e4df" w:space="0" w:sz="4" w:themeColor="accent6" w:themeTint="000066" w:val="single"/>
      </w:tblBorders>
    </w:tblPr>
    <w:tblStylePr w:type="firstRow">
      <w:rPr>
        <w:b w:val="1"/>
        <w:bCs w:val="1"/>
      </w:rPr>
      <w:tblPr/>
      <w:tcPr>
        <w:tcBorders>
          <w:bottom w:color="7ad6cf" w:space="0" w:sz="12" w:themeColor="accent6" w:themeTint="000099" w:val="single"/>
        </w:tcBorders>
      </w:tcPr>
    </w:tblStylePr>
    <w:tblStylePr w:type="lastRow">
      <w:rPr>
        <w:b w:val="1"/>
        <w:bCs w:val="1"/>
      </w:rPr>
      <w:tblPr/>
      <w:tcPr>
        <w:tcBorders>
          <w:top w:color="7ad6cf" w:space="0" w:sz="2" w:themeColor="accent6" w:themeTint="000099" w:val="double"/>
        </w:tcBorders>
      </w:tcPr>
    </w:tblStylePr>
    <w:tblStylePr w:type="firstCol">
      <w:rPr>
        <w:b w:val="1"/>
        <w:bCs w:val="1"/>
      </w:rPr>
    </w:tblStylePr>
    <w:tblStylePr w:type="lastCol">
      <w:rPr>
        <w:b w:val="1"/>
        <w:bCs w:val="1"/>
      </w:rPr>
    </w:tblStylePr>
  </w:style>
  <w:style w:type="table" w:styleId="Libng2">
    <w:name w:val="Grid Table 2"/>
    <w:basedOn w:val="BangThngthng"/>
    <w:uiPriority w:val="47"/>
    <w:rsid w:val="00C86081"/>
    <w:pPr>
      <w:spacing w:after="0" w:line="240" w:lineRule="auto"/>
    </w:pPr>
    <w:tblPr>
      <w:tblStyleRowBandSize w:val="1"/>
      <w:tblStyleColBandSize w:val="1"/>
      <w:tblBorders>
        <w:top w:color="4139b3" w:space="0" w:sz="2" w:themeColor="text1" w:themeTint="000099" w:val="single"/>
        <w:bottom w:color="4139b3" w:space="0" w:sz="2" w:themeColor="text1" w:themeTint="000099" w:val="single"/>
        <w:insideH w:color="4139b3" w:space="0" w:sz="2" w:themeColor="text1" w:themeTint="000099" w:val="single"/>
        <w:insideV w:color="4139b3" w:space="0" w:sz="2" w:themeColor="text1" w:themeTint="000099" w:val="single"/>
      </w:tblBorders>
    </w:tblPr>
    <w:tblStylePr w:type="firstRow">
      <w:rPr>
        <w:b w:val="1"/>
        <w:bCs w:val="1"/>
      </w:rPr>
      <w:tblPr/>
      <w:tcPr>
        <w:tcBorders>
          <w:top w:space="0" w:sz="0" w:val="nil"/>
          <w:bottom w:color="4139b3"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4139b3"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BangLi2-Nhnmanh1">
    <w:name w:val="Grid Table 2 Accent 1"/>
    <w:basedOn w:val="BangThngthng"/>
    <w:uiPriority w:val="47"/>
    <w:rsid w:val="00C86081"/>
    <w:pPr>
      <w:spacing w:after="0" w:line="240" w:lineRule="auto"/>
    </w:pPr>
    <w:tblPr>
      <w:tblStyleRowBandSize w:val="1"/>
      <w:tblStyleColBandSize w:val="1"/>
      <w:tblBorders>
        <w:top w:color="18affb" w:space="0" w:sz="2" w:themeColor="accent1" w:themeTint="000099" w:val="single"/>
        <w:bottom w:color="18affb" w:space="0" w:sz="2" w:themeColor="accent1" w:themeTint="000099" w:val="single"/>
        <w:insideH w:color="18affb" w:space="0" w:sz="2" w:themeColor="accent1" w:themeTint="000099" w:val="single"/>
        <w:insideV w:color="18affb" w:space="0" w:sz="2" w:themeColor="accent1" w:themeTint="000099" w:val="single"/>
      </w:tblBorders>
    </w:tblPr>
    <w:tblStylePr w:type="firstRow">
      <w:rPr>
        <w:b w:val="1"/>
        <w:bCs w:val="1"/>
      </w:rPr>
      <w:tblPr/>
      <w:tcPr>
        <w:tcBorders>
          <w:top w:space="0" w:sz="0" w:val="nil"/>
          <w:bottom w:color="18aff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18aff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BangLi2-Nhnmanh2">
    <w:name w:val="Grid Table 2 Accent 2"/>
    <w:basedOn w:val="BangThngthng"/>
    <w:uiPriority w:val="47"/>
    <w:rsid w:val="00C86081"/>
    <w:pPr>
      <w:spacing w:after="0" w:line="240" w:lineRule="auto"/>
    </w:pPr>
    <w:tblPr>
      <w:tblStyleRowBandSize w:val="1"/>
      <w:tblStyleColBandSize w:val="1"/>
      <w:tblBorders>
        <w:top w:color="85bde2" w:space="0" w:sz="2" w:themeColor="accent2" w:themeTint="000099" w:val="single"/>
        <w:bottom w:color="85bde2" w:space="0" w:sz="2" w:themeColor="accent2" w:themeTint="000099" w:val="single"/>
        <w:insideH w:color="85bde2" w:space="0" w:sz="2" w:themeColor="accent2" w:themeTint="000099" w:val="single"/>
        <w:insideV w:color="85bde2" w:space="0" w:sz="2" w:themeColor="accent2" w:themeTint="000099" w:val="single"/>
      </w:tblBorders>
    </w:tblPr>
    <w:tblStylePr w:type="firstRow">
      <w:rPr>
        <w:b w:val="1"/>
        <w:bCs w:val="1"/>
      </w:rPr>
      <w:tblPr/>
      <w:tcPr>
        <w:tcBorders>
          <w:top w:space="0" w:sz="0" w:val="nil"/>
          <w:bottom w:color="85bde2"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85bde2"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BangLi2-Nhnmanh3">
    <w:name w:val="Grid Table 2 Accent 3"/>
    <w:basedOn w:val="BangThngthng"/>
    <w:uiPriority w:val="47"/>
    <w:rsid w:val="00C86081"/>
    <w:pPr>
      <w:spacing w:after="0" w:line="240" w:lineRule="auto"/>
    </w:pPr>
    <w:tblPr>
      <w:tblStyleRowBandSize w:val="1"/>
      <w:tblStyleColBandSize w:val="1"/>
      <w:tblBorders>
        <w:top w:color="7ad6cf" w:space="0" w:sz="2" w:themeColor="accent3" w:themeTint="000099" w:val="single"/>
        <w:bottom w:color="7ad6cf" w:space="0" w:sz="2" w:themeColor="accent3" w:themeTint="000099" w:val="single"/>
        <w:insideH w:color="7ad6cf" w:space="0" w:sz="2" w:themeColor="accent3" w:themeTint="000099" w:val="single"/>
        <w:insideV w:color="7ad6cf" w:space="0" w:sz="2" w:themeColor="accent3" w:themeTint="000099" w:val="single"/>
      </w:tblBorders>
    </w:tblPr>
    <w:tblStylePr w:type="firstRow">
      <w:rPr>
        <w:b w:val="1"/>
        <w:bCs w:val="1"/>
      </w:rPr>
      <w:tblPr/>
      <w:tcPr>
        <w:tcBorders>
          <w:top w:space="0" w:sz="0" w:val="nil"/>
          <w:bottom w:color="7ad6cf"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7ad6cf"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BangLi2-Nhnmanh4">
    <w:name w:val="Grid Table 2 Accent 4"/>
    <w:basedOn w:val="BangThngthng"/>
    <w:uiPriority w:val="47"/>
    <w:rsid w:val="00C86081"/>
    <w:pPr>
      <w:spacing w:after="0" w:line="240" w:lineRule="auto"/>
    </w:pPr>
    <w:tblPr>
      <w:tblStyleRowBandSize w:val="1"/>
      <w:tblStyleColBandSize w:val="1"/>
      <w:tblBorders>
        <w:top w:color="a3d0df" w:space="0" w:sz="2" w:themeColor="accent4" w:themeTint="000099" w:val="single"/>
        <w:bottom w:color="a3d0df" w:space="0" w:sz="2" w:themeColor="accent4" w:themeTint="000099" w:val="single"/>
        <w:insideH w:color="a3d0df" w:space="0" w:sz="2" w:themeColor="accent4" w:themeTint="000099" w:val="single"/>
        <w:insideV w:color="a3d0df" w:space="0" w:sz="2" w:themeColor="accent4" w:themeTint="000099" w:val="single"/>
      </w:tblBorders>
    </w:tblPr>
    <w:tblStylePr w:type="firstRow">
      <w:rPr>
        <w:b w:val="1"/>
        <w:bCs w:val="1"/>
      </w:rPr>
      <w:tblPr/>
      <w:tcPr>
        <w:tcBorders>
          <w:top w:space="0" w:sz="0" w:val="nil"/>
          <w:bottom w:color="a3d0df"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a3d0df"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BangLi2-Nhnmanh5">
    <w:name w:val="Grid Table 2 Accent 5"/>
    <w:basedOn w:val="BangThngthng"/>
    <w:uiPriority w:val="47"/>
    <w:rsid w:val="00C86081"/>
    <w:pPr>
      <w:spacing w:after="0" w:line="240" w:lineRule="auto"/>
    </w:pPr>
    <w:tblPr>
      <w:tblStyleRowBandSize w:val="1"/>
      <w:tblStyleColBandSize w:val="1"/>
      <w:tblBorders>
        <w:top w:color="d9e8df" w:space="0" w:sz="2" w:themeColor="accent5" w:themeTint="000099" w:val="single"/>
        <w:bottom w:color="d9e8df" w:space="0" w:sz="2" w:themeColor="accent5" w:themeTint="000099" w:val="single"/>
        <w:insideH w:color="d9e8df" w:space="0" w:sz="2" w:themeColor="accent5" w:themeTint="000099" w:val="single"/>
        <w:insideV w:color="d9e8df" w:space="0" w:sz="2" w:themeColor="accent5" w:themeTint="000099" w:val="single"/>
      </w:tblBorders>
    </w:tblPr>
    <w:tblStylePr w:type="firstRow">
      <w:rPr>
        <w:b w:val="1"/>
        <w:bCs w:val="1"/>
      </w:rPr>
      <w:tblPr/>
      <w:tcPr>
        <w:tcBorders>
          <w:top w:space="0" w:sz="0" w:val="nil"/>
          <w:bottom w:color="d9e8df"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d9e8df"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BangLi2-Nhnmanh6">
    <w:name w:val="Grid Table 2 Accent 6"/>
    <w:basedOn w:val="BangThngthng"/>
    <w:uiPriority w:val="47"/>
    <w:rsid w:val="00C86081"/>
    <w:pPr>
      <w:spacing w:after="0" w:line="240" w:lineRule="auto"/>
    </w:pPr>
    <w:tblPr>
      <w:tblStyleRowBandSize w:val="1"/>
      <w:tblStyleColBandSize w:val="1"/>
      <w:tblBorders>
        <w:top w:color="7ad6cf" w:space="0" w:sz="2" w:themeColor="accent6" w:themeTint="000099" w:val="single"/>
        <w:bottom w:color="7ad6cf" w:space="0" w:sz="2" w:themeColor="accent6" w:themeTint="000099" w:val="single"/>
        <w:insideH w:color="7ad6cf" w:space="0" w:sz="2" w:themeColor="accent6" w:themeTint="000099" w:val="single"/>
        <w:insideV w:color="7ad6cf" w:space="0" w:sz="2" w:themeColor="accent6" w:themeTint="000099" w:val="single"/>
      </w:tblBorders>
    </w:tblPr>
    <w:tblStylePr w:type="firstRow">
      <w:rPr>
        <w:b w:val="1"/>
        <w:bCs w:val="1"/>
      </w:rPr>
      <w:tblPr/>
      <w:tcPr>
        <w:tcBorders>
          <w:top w:space="0" w:sz="0" w:val="nil"/>
          <w:bottom w:color="7ad6cf"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7ad6cf"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Libng3">
    <w:name w:val="Grid Table 3"/>
    <w:basedOn w:val="BangThngthng"/>
    <w:uiPriority w:val="48"/>
    <w:rsid w:val="00C86081"/>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bottom w:color="4139b3" w:space="0" w:sz="4" w:themeColor="text1" w:themeTint="000099" w:val="single"/>
        </w:tcBorders>
      </w:tcPr>
    </w:tblStylePr>
    <w:tblStylePr w:type="nwCell">
      <w:tblPr/>
      <w:tcPr>
        <w:tcBorders>
          <w:bottom w:color="4139b3" w:space="0" w:sz="4" w:themeColor="text1" w:themeTint="000099" w:val="single"/>
        </w:tcBorders>
      </w:tcPr>
    </w:tblStylePr>
    <w:tblStylePr w:type="seCell">
      <w:tblPr/>
      <w:tcPr>
        <w:tcBorders>
          <w:top w:color="4139b3" w:space="0" w:sz="4" w:themeColor="text1" w:themeTint="000099" w:val="single"/>
        </w:tcBorders>
      </w:tcPr>
    </w:tblStylePr>
    <w:tblStylePr w:type="swCell">
      <w:tblPr/>
      <w:tcPr>
        <w:tcBorders>
          <w:top w:color="4139b3" w:space="0" w:sz="4" w:themeColor="text1" w:themeTint="000099" w:val="single"/>
        </w:tcBorders>
      </w:tcPr>
    </w:tblStylePr>
  </w:style>
  <w:style w:type="table" w:styleId="BangLi3-Nhnmanh1">
    <w:name w:val="Grid Table 3 Accent 1"/>
    <w:basedOn w:val="BangThngthng"/>
    <w:uiPriority w:val="48"/>
    <w:rsid w:val="00C86081"/>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bottom w:color="18affb" w:space="0" w:sz="4" w:themeColor="accent1" w:themeTint="000099" w:val="single"/>
        </w:tcBorders>
      </w:tcPr>
    </w:tblStylePr>
    <w:tblStylePr w:type="nwCell">
      <w:tblPr/>
      <w:tcPr>
        <w:tcBorders>
          <w:bottom w:color="18affb" w:space="0" w:sz="4" w:themeColor="accent1" w:themeTint="000099" w:val="single"/>
        </w:tcBorders>
      </w:tcPr>
    </w:tblStylePr>
    <w:tblStylePr w:type="seCell">
      <w:tblPr/>
      <w:tcPr>
        <w:tcBorders>
          <w:top w:color="18affb" w:space="0" w:sz="4" w:themeColor="accent1" w:themeTint="000099" w:val="single"/>
        </w:tcBorders>
      </w:tcPr>
    </w:tblStylePr>
    <w:tblStylePr w:type="swCell">
      <w:tblPr/>
      <w:tcPr>
        <w:tcBorders>
          <w:top w:color="18affb" w:space="0" w:sz="4" w:themeColor="accent1" w:themeTint="000099" w:val="single"/>
        </w:tcBorders>
      </w:tcPr>
    </w:tblStylePr>
  </w:style>
  <w:style w:type="table" w:styleId="BangLi3-Nhnmanh2">
    <w:name w:val="Grid Table 3 Accent 2"/>
    <w:basedOn w:val="BangThngthng"/>
    <w:uiPriority w:val="48"/>
    <w:rsid w:val="00C86081"/>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bottom w:color="85bde2" w:space="0" w:sz="4" w:themeColor="accent2" w:themeTint="000099" w:val="single"/>
        </w:tcBorders>
      </w:tcPr>
    </w:tblStylePr>
    <w:tblStylePr w:type="nwCell">
      <w:tblPr/>
      <w:tcPr>
        <w:tcBorders>
          <w:bottom w:color="85bde2" w:space="0" w:sz="4" w:themeColor="accent2" w:themeTint="000099" w:val="single"/>
        </w:tcBorders>
      </w:tcPr>
    </w:tblStylePr>
    <w:tblStylePr w:type="seCell">
      <w:tblPr/>
      <w:tcPr>
        <w:tcBorders>
          <w:top w:color="85bde2" w:space="0" w:sz="4" w:themeColor="accent2" w:themeTint="000099" w:val="single"/>
        </w:tcBorders>
      </w:tcPr>
    </w:tblStylePr>
    <w:tblStylePr w:type="swCell">
      <w:tblPr/>
      <w:tcPr>
        <w:tcBorders>
          <w:top w:color="85bde2" w:space="0" w:sz="4" w:themeColor="accent2" w:themeTint="000099" w:val="single"/>
        </w:tcBorders>
      </w:tcPr>
    </w:tblStylePr>
  </w:style>
  <w:style w:type="table" w:styleId="BangLi3-Nhnmanh3">
    <w:name w:val="Grid Table 3 Accent 3"/>
    <w:basedOn w:val="BangThngthng"/>
    <w:uiPriority w:val="48"/>
    <w:rsid w:val="00C86081"/>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bottom w:color="7ad6cf" w:space="0" w:sz="4" w:themeColor="accent3" w:themeTint="000099" w:val="single"/>
        </w:tcBorders>
      </w:tcPr>
    </w:tblStylePr>
    <w:tblStylePr w:type="nwCell">
      <w:tblPr/>
      <w:tcPr>
        <w:tcBorders>
          <w:bottom w:color="7ad6cf" w:space="0" w:sz="4" w:themeColor="accent3" w:themeTint="000099" w:val="single"/>
        </w:tcBorders>
      </w:tcPr>
    </w:tblStylePr>
    <w:tblStylePr w:type="seCell">
      <w:tblPr/>
      <w:tcPr>
        <w:tcBorders>
          <w:top w:color="7ad6cf" w:space="0" w:sz="4" w:themeColor="accent3" w:themeTint="000099" w:val="single"/>
        </w:tcBorders>
      </w:tcPr>
    </w:tblStylePr>
    <w:tblStylePr w:type="swCell">
      <w:tblPr/>
      <w:tcPr>
        <w:tcBorders>
          <w:top w:color="7ad6cf" w:space="0" w:sz="4" w:themeColor="accent3" w:themeTint="000099" w:val="single"/>
        </w:tcBorders>
      </w:tcPr>
    </w:tblStylePr>
  </w:style>
  <w:style w:type="table" w:styleId="BangLi3-Nhnmanh4">
    <w:name w:val="Grid Table 3 Accent 4"/>
    <w:basedOn w:val="BangThngthng"/>
    <w:uiPriority w:val="48"/>
    <w:rsid w:val="00C86081"/>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bottom w:color="a3d0df" w:space="0" w:sz="4" w:themeColor="accent4" w:themeTint="000099" w:val="single"/>
        </w:tcBorders>
      </w:tcPr>
    </w:tblStylePr>
    <w:tblStylePr w:type="nwCell">
      <w:tblPr/>
      <w:tcPr>
        <w:tcBorders>
          <w:bottom w:color="a3d0df" w:space="0" w:sz="4" w:themeColor="accent4" w:themeTint="000099" w:val="single"/>
        </w:tcBorders>
      </w:tcPr>
    </w:tblStylePr>
    <w:tblStylePr w:type="seCell">
      <w:tblPr/>
      <w:tcPr>
        <w:tcBorders>
          <w:top w:color="a3d0df" w:space="0" w:sz="4" w:themeColor="accent4" w:themeTint="000099" w:val="single"/>
        </w:tcBorders>
      </w:tcPr>
    </w:tblStylePr>
    <w:tblStylePr w:type="swCell">
      <w:tblPr/>
      <w:tcPr>
        <w:tcBorders>
          <w:top w:color="a3d0df" w:space="0" w:sz="4" w:themeColor="accent4" w:themeTint="000099" w:val="single"/>
        </w:tcBorders>
      </w:tcPr>
    </w:tblStylePr>
  </w:style>
  <w:style w:type="table" w:styleId="BangLi3-Nhnmanh5">
    <w:name w:val="Grid Table 3 Accent 5"/>
    <w:basedOn w:val="BangThngthng"/>
    <w:uiPriority w:val="48"/>
    <w:rsid w:val="00C86081"/>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bottom w:color="d9e8df" w:space="0" w:sz="4" w:themeColor="accent5" w:themeTint="000099" w:val="single"/>
        </w:tcBorders>
      </w:tcPr>
    </w:tblStylePr>
    <w:tblStylePr w:type="nwCell">
      <w:tblPr/>
      <w:tcPr>
        <w:tcBorders>
          <w:bottom w:color="d9e8df" w:space="0" w:sz="4" w:themeColor="accent5" w:themeTint="000099" w:val="single"/>
        </w:tcBorders>
      </w:tcPr>
    </w:tblStylePr>
    <w:tblStylePr w:type="seCell">
      <w:tblPr/>
      <w:tcPr>
        <w:tcBorders>
          <w:top w:color="d9e8df" w:space="0" w:sz="4" w:themeColor="accent5" w:themeTint="000099" w:val="single"/>
        </w:tcBorders>
      </w:tcPr>
    </w:tblStylePr>
    <w:tblStylePr w:type="swCell">
      <w:tblPr/>
      <w:tcPr>
        <w:tcBorders>
          <w:top w:color="d9e8df" w:space="0" w:sz="4" w:themeColor="accent5" w:themeTint="000099" w:val="single"/>
        </w:tcBorders>
      </w:tcPr>
    </w:tblStylePr>
  </w:style>
  <w:style w:type="table" w:styleId="BangLi3-Nhnmanh6">
    <w:name w:val="Grid Table 3 Accent 6"/>
    <w:basedOn w:val="BangThngthng"/>
    <w:uiPriority w:val="48"/>
    <w:rsid w:val="00C86081"/>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bottom w:color="7ad6cf" w:space="0" w:sz="4" w:themeColor="accent6" w:themeTint="000099" w:val="single"/>
        </w:tcBorders>
      </w:tcPr>
    </w:tblStylePr>
    <w:tblStylePr w:type="nwCell">
      <w:tblPr/>
      <w:tcPr>
        <w:tcBorders>
          <w:bottom w:color="7ad6cf" w:space="0" w:sz="4" w:themeColor="accent6" w:themeTint="000099" w:val="single"/>
        </w:tcBorders>
      </w:tcPr>
    </w:tblStylePr>
    <w:tblStylePr w:type="seCell">
      <w:tblPr/>
      <w:tcPr>
        <w:tcBorders>
          <w:top w:color="7ad6cf" w:space="0" w:sz="4" w:themeColor="accent6" w:themeTint="000099" w:val="single"/>
        </w:tcBorders>
      </w:tcPr>
    </w:tblStylePr>
    <w:tblStylePr w:type="swCell">
      <w:tblPr/>
      <w:tcPr>
        <w:tcBorders>
          <w:top w:color="7ad6cf" w:space="0" w:sz="4" w:themeColor="accent6" w:themeTint="000099" w:val="single"/>
        </w:tcBorders>
      </w:tcPr>
    </w:tblStylePr>
  </w:style>
  <w:style w:type="table" w:styleId="Libng4">
    <w:name w:val="Grid Table 4"/>
    <w:basedOn w:val="BangThngthng"/>
    <w:uiPriority w:val="49"/>
    <w:rsid w:val="00C86081"/>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color w:val="ffffff" w:themeColor="background1"/>
      </w:rPr>
      <w:tblPr/>
      <w:tcPr>
        <w:tcBorders>
          <w:top w:color="0f0d29" w:space="0" w:sz="4" w:themeColor="text1" w:val="single"/>
          <w:left w:color="0f0d29" w:space="0" w:sz="4" w:themeColor="text1" w:val="single"/>
          <w:bottom w:color="0f0d29" w:space="0" w:sz="4" w:themeColor="text1" w:val="single"/>
          <w:right w:color="0f0d29" w:space="0" w:sz="4" w:themeColor="text1" w:val="single"/>
          <w:insideH w:space="0" w:sz="0" w:val="nil"/>
          <w:insideV w:space="0" w:sz="0" w:val="nil"/>
        </w:tcBorders>
        <w:shd w:color="auto" w:fill="0f0d29" w:themeFill="text1" w:val="clear"/>
      </w:tcPr>
    </w:tblStylePr>
    <w:tblStylePr w:type="lastRow">
      <w:rPr>
        <w:b w:val="1"/>
        <w:bCs w:val="1"/>
      </w:rPr>
      <w:tblPr/>
      <w:tcPr>
        <w:tcBorders>
          <w:top w:color="0f0d29" w:space="0" w:sz="4" w:themeColor="text1"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BangLi4-Nhnmanh1">
    <w:name w:val="Grid Table 4 Accent 1"/>
    <w:basedOn w:val="BangThngthng"/>
    <w:uiPriority w:val="49"/>
    <w:rsid w:val="00C86081"/>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color w:val="ffffff" w:themeColor="background1"/>
      </w:rPr>
      <w:tblPr/>
      <w:tcPr>
        <w:tcBorders>
          <w:top w:color="024f75" w:space="0" w:sz="4" w:themeColor="accent1" w:val="single"/>
          <w:left w:color="024f75" w:space="0" w:sz="4" w:themeColor="accent1" w:val="single"/>
          <w:bottom w:color="024f75" w:space="0" w:sz="4" w:themeColor="accent1" w:val="single"/>
          <w:right w:color="024f75" w:space="0" w:sz="4" w:themeColor="accent1" w:val="single"/>
          <w:insideH w:space="0" w:sz="0" w:val="nil"/>
          <w:insideV w:space="0" w:sz="0" w:val="nil"/>
        </w:tcBorders>
        <w:shd w:color="auto" w:fill="024f75" w:themeFill="accent1" w:val="clear"/>
      </w:tcPr>
    </w:tblStylePr>
    <w:tblStylePr w:type="lastRow">
      <w:rPr>
        <w:b w:val="1"/>
        <w:bCs w:val="1"/>
      </w:rPr>
      <w:tblPr/>
      <w:tcPr>
        <w:tcBorders>
          <w:top w:color="024f75" w:space="0" w:sz="4" w:themeColor="accent1"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BangLi4-Nhnmanh2">
    <w:name w:val="Grid Table 4 Accent 2"/>
    <w:basedOn w:val="BangThngthng"/>
    <w:uiPriority w:val="49"/>
    <w:rsid w:val="00C86081"/>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color w:val="ffffff" w:themeColor="background1"/>
      </w:rPr>
      <w:tblPr/>
      <w:tcPr>
        <w:tcBorders>
          <w:top w:color="3592cf" w:space="0" w:sz="4" w:themeColor="accent2" w:val="single"/>
          <w:left w:color="3592cf" w:space="0" w:sz="4" w:themeColor="accent2" w:val="single"/>
          <w:bottom w:color="3592cf" w:space="0" w:sz="4" w:themeColor="accent2" w:val="single"/>
          <w:right w:color="3592cf" w:space="0" w:sz="4" w:themeColor="accent2" w:val="single"/>
          <w:insideH w:space="0" w:sz="0" w:val="nil"/>
          <w:insideV w:space="0" w:sz="0" w:val="nil"/>
        </w:tcBorders>
        <w:shd w:color="auto" w:fill="3592cf" w:themeFill="accent2" w:val="clear"/>
      </w:tcPr>
    </w:tblStylePr>
    <w:tblStylePr w:type="lastRow">
      <w:rPr>
        <w:b w:val="1"/>
        <w:bCs w:val="1"/>
      </w:rPr>
      <w:tblPr/>
      <w:tcPr>
        <w:tcBorders>
          <w:top w:color="3592cf" w:space="0" w:sz="4" w:themeColor="accent2"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BangLi4-Nhnmanh3">
    <w:name w:val="Grid Table 4 Accent 3"/>
    <w:basedOn w:val="BangThngthng"/>
    <w:uiPriority w:val="49"/>
    <w:rsid w:val="00C86081"/>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color w:val="ffffff" w:themeColor="background1"/>
      </w:rPr>
      <w:tblPr/>
      <w:tcPr>
        <w:tcBorders>
          <w:top w:color="34aba2" w:space="0" w:sz="4" w:themeColor="accent3" w:val="single"/>
          <w:left w:color="34aba2" w:space="0" w:sz="4" w:themeColor="accent3" w:val="single"/>
          <w:bottom w:color="34aba2" w:space="0" w:sz="4" w:themeColor="accent3" w:val="single"/>
          <w:right w:color="34aba2" w:space="0" w:sz="4" w:themeColor="accent3" w:val="single"/>
          <w:insideH w:space="0" w:sz="0" w:val="nil"/>
          <w:insideV w:space="0" w:sz="0" w:val="nil"/>
        </w:tcBorders>
        <w:shd w:color="auto" w:fill="34aba2" w:themeFill="accent3" w:val="clear"/>
      </w:tcPr>
    </w:tblStylePr>
    <w:tblStylePr w:type="lastRow">
      <w:rPr>
        <w:b w:val="1"/>
        <w:bCs w:val="1"/>
      </w:rPr>
      <w:tblPr/>
      <w:tcPr>
        <w:tcBorders>
          <w:top w:color="34aba2" w:space="0" w:sz="4" w:themeColor="accent3"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BangLi4-Nhnmanh4">
    <w:name w:val="Grid Table 4 Accent 4"/>
    <w:basedOn w:val="BangThngthng"/>
    <w:uiPriority w:val="49"/>
    <w:rsid w:val="00C86081"/>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color w:val="ffffff" w:themeColor="background1"/>
      </w:rPr>
      <w:tblPr/>
      <w:tcPr>
        <w:tcBorders>
          <w:top w:color="66b2ca" w:space="0" w:sz="4" w:themeColor="accent4" w:val="single"/>
          <w:left w:color="66b2ca" w:space="0" w:sz="4" w:themeColor="accent4" w:val="single"/>
          <w:bottom w:color="66b2ca" w:space="0" w:sz="4" w:themeColor="accent4" w:val="single"/>
          <w:right w:color="66b2ca" w:space="0" w:sz="4" w:themeColor="accent4" w:val="single"/>
          <w:insideH w:space="0" w:sz="0" w:val="nil"/>
          <w:insideV w:space="0" w:sz="0" w:val="nil"/>
        </w:tcBorders>
        <w:shd w:color="auto" w:fill="66b2ca" w:themeFill="accent4" w:val="clear"/>
      </w:tcPr>
    </w:tblStylePr>
    <w:tblStylePr w:type="lastRow">
      <w:rPr>
        <w:b w:val="1"/>
        <w:bCs w:val="1"/>
      </w:rPr>
      <w:tblPr/>
      <w:tcPr>
        <w:tcBorders>
          <w:top w:color="66b2ca" w:space="0" w:sz="4" w:themeColor="accent4"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BangLi4-Nhnmanh5">
    <w:name w:val="Grid Table 4 Accent 5"/>
    <w:basedOn w:val="BangThngthng"/>
    <w:uiPriority w:val="49"/>
    <w:rsid w:val="00C86081"/>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color w:val="ffffff" w:themeColor="background1"/>
      </w:rPr>
      <w:tblPr/>
      <w:tcPr>
        <w:tcBorders>
          <w:top w:color="c1d9cb" w:space="0" w:sz="4" w:themeColor="accent5" w:val="single"/>
          <w:left w:color="c1d9cb" w:space="0" w:sz="4" w:themeColor="accent5" w:val="single"/>
          <w:bottom w:color="c1d9cb" w:space="0" w:sz="4" w:themeColor="accent5" w:val="single"/>
          <w:right w:color="c1d9cb" w:space="0" w:sz="4" w:themeColor="accent5" w:val="single"/>
          <w:insideH w:space="0" w:sz="0" w:val="nil"/>
          <w:insideV w:space="0" w:sz="0" w:val="nil"/>
        </w:tcBorders>
        <w:shd w:color="auto" w:fill="c1d9cb" w:themeFill="accent5" w:val="clear"/>
      </w:tcPr>
    </w:tblStylePr>
    <w:tblStylePr w:type="lastRow">
      <w:rPr>
        <w:b w:val="1"/>
        <w:bCs w:val="1"/>
      </w:rPr>
      <w:tblPr/>
      <w:tcPr>
        <w:tcBorders>
          <w:top w:color="c1d9cb" w:space="0" w:sz="4" w:themeColor="accent5"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BangLi4-Nhnmanh6">
    <w:name w:val="Grid Table 4 Accent 6"/>
    <w:basedOn w:val="BangThngthng"/>
    <w:uiPriority w:val="49"/>
    <w:rsid w:val="00C86081"/>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color w:val="ffffff" w:themeColor="background1"/>
      </w:rPr>
      <w:tblPr/>
      <w:tcPr>
        <w:tcBorders>
          <w:top w:color="34aba2" w:space="0" w:sz="4" w:themeColor="accent6" w:val="single"/>
          <w:left w:color="34aba2" w:space="0" w:sz="4" w:themeColor="accent6" w:val="single"/>
          <w:bottom w:color="34aba2" w:space="0" w:sz="4" w:themeColor="accent6" w:val="single"/>
          <w:right w:color="34aba2" w:space="0" w:sz="4" w:themeColor="accent6" w:val="single"/>
          <w:insideH w:space="0" w:sz="0" w:val="nil"/>
          <w:insideV w:space="0" w:sz="0" w:val="nil"/>
        </w:tcBorders>
        <w:shd w:color="auto" w:fill="34aba2" w:themeFill="accent6" w:val="clear"/>
      </w:tcPr>
    </w:tblStylePr>
    <w:tblStylePr w:type="lastRow">
      <w:rPr>
        <w:b w:val="1"/>
        <w:bCs w:val="1"/>
      </w:rPr>
      <w:tblPr/>
      <w:tcPr>
        <w:tcBorders>
          <w:top w:color="34aba2" w:space="0" w:sz="4" w:themeColor="accent6"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BangLi5m">
    <w:name w:val="Grid Table 5 Dark"/>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cb9e9"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f0d29"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f0d29"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f0d29"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f0d29" w:themeFill="text1" w:val="clear"/>
      </w:tcPr>
    </w:tblStylePr>
    <w:tblStylePr w:type="band1Vert">
      <w:tblPr/>
      <w:tcPr>
        <w:shd w:color="auto" w:fill="7a74d3" w:themeFill="text1" w:themeFillTint="000066" w:val="clear"/>
      </w:tcPr>
    </w:tblStylePr>
    <w:tblStylePr w:type="band1Horz">
      <w:tblPr/>
      <w:tcPr>
        <w:shd w:color="auto" w:fill="7a74d3" w:themeFill="text1" w:themeFillTint="000066" w:val="clear"/>
      </w:tcPr>
    </w:tblStylePr>
  </w:style>
  <w:style w:type="table" w:styleId="BangLi5m-Nhnmanh1">
    <w:name w:val="Grid Table 5 Dark Accent 1"/>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1e4fd"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24f7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24f7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24f7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24f75" w:themeFill="accent1" w:val="clear"/>
      </w:tcPr>
    </w:tblStylePr>
    <w:tblStylePr w:type="band1Vert">
      <w:tblPr/>
      <w:tcPr>
        <w:shd w:color="auto" w:fill="64c9fc" w:themeFill="accent1" w:themeFillTint="000066" w:val="clear"/>
      </w:tcPr>
    </w:tblStylePr>
    <w:tblStylePr w:type="band1Horz">
      <w:tblPr/>
      <w:tcPr>
        <w:shd w:color="auto" w:fill="64c9fc" w:themeFill="accent1" w:themeFillTint="000066" w:val="clear"/>
      </w:tcPr>
    </w:tblStylePr>
  </w:style>
  <w:style w:type="table" w:styleId="BangLi5m-Nhnmanh2">
    <w:name w:val="Grid Table 5 Dark Accent 2"/>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6e9f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592cf"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592cf"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592cf"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592cf" w:themeFill="accent2" w:val="clear"/>
      </w:tcPr>
    </w:tblStylePr>
    <w:tblStylePr w:type="band1Vert">
      <w:tblPr/>
      <w:tcPr>
        <w:shd w:color="auto" w:fill="aed3eb" w:themeFill="accent2" w:themeFillTint="000066" w:val="clear"/>
      </w:tcPr>
    </w:tblStylePr>
    <w:tblStylePr w:type="band1Horz">
      <w:tblPr/>
      <w:tcPr>
        <w:shd w:color="auto" w:fill="aed3eb" w:themeFill="accent2" w:themeFillTint="000066" w:val="clear"/>
      </w:tcPr>
    </w:tblStylePr>
  </w:style>
  <w:style w:type="table" w:styleId="BangLi5m-Nhnmanh3">
    <w:name w:val="Grid Table 5 Dark Accent 3"/>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2f1ef"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4aba2"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4aba2"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4aba2"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4aba2" w:themeFill="accent3" w:val="clear"/>
      </w:tcPr>
    </w:tblStylePr>
    <w:tblStylePr w:type="band1Vert">
      <w:tblPr/>
      <w:tcPr>
        <w:shd w:color="auto" w:fill="a6e4df" w:themeFill="accent3" w:themeFillTint="000066" w:val="clear"/>
      </w:tcPr>
    </w:tblStylePr>
    <w:tblStylePr w:type="band1Horz">
      <w:tblPr/>
      <w:tcPr>
        <w:shd w:color="auto" w:fill="a6e4df" w:themeFill="accent3" w:themeFillTint="000066" w:val="clear"/>
      </w:tcPr>
    </w:tblStylePr>
  </w:style>
  <w:style w:type="table" w:styleId="BangLi5m-Nhnmanh4">
    <w:name w:val="Grid Table 5 Dark Accent 4"/>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0eff4"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66b2ca"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66b2ca"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66b2ca"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66b2ca" w:themeFill="accent4" w:val="clear"/>
      </w:tcPr>
    </w:tblStylePr>
    <w:tblStylePr w:type="band1Vert">
      <w:tblPr/>
      <w:tcPr>
        <w:shd w:color="auto" w:fill="c1e0e9" w:themeFill="accent4" w:themeFillTint="000066" w:val="clear"/>
      </w:tcPr>
    </w:tblStylePr>
    <w:tblStylePr w:type="band1Horz">
      <w:tblPr/>
      <w:tcPr>
        <w:shd w:color="auto" w:fill="c1e0e9" w:themeFill="accent4" w:themeFillTint="000066" w:val="clear"/>
      </w:tcPr>
    </w:tblStylePr>
  </w:style>
  <w:style w:type="table" w:styleId="BangLi5m-Nhnmanh5">
    <w:name w:val="Grid Table 5 Dark Accent 5"/>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2f7f4"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c1d9cb"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c1d9cb"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c1d9cb"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c1d9cb" w:themeFill="accent5" w:val="clear"/>
      </w:tcPr>
    </w:tblStylePr>
    <w:tblStylePr w:type="band1Vert">
      <w:tblPr/>
      <w:tcPr>
        <w:shd w:color="auto" w:fill="e6efea" w:themeFill="accent5" w:themeFillTint="000066" w:val="clear"/>
      </w:tcPr>
    </w:tblStylePr>
    <w:tblStylePr w:type="band1Horz">
      <w:tblPr/>
      <w:tcPr>
        <w:shd w:color="auto" w:fill="e6efea" w:themeFill="accent5" w:themeFillTint="000066" w:val="clear"/>
      </w:tcPr>
    </w:tblStylePr>
  </w:style>
  <w:style w:type="table" w:styleId="BangLi5m-Nhnmanh6">
    <w:name w:val="Grid Table 5 Dark Accent 6"/>
    <w:basedOn w:val="BangThngthng"/>
    <w:uiPriority w:val="50"/>
    <w:rsid w:val="00C8608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2f1ef"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4aba2"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4aba2"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4aba2"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4aba2" w:themeFill="accent6" w:val="clear"/>
      </w:tcPr>
    </w:tblStylePr>
    <w:tblStylePr w:type="band1Vert">
      <w:tblPr/>
      <w:tcPr>
        <w:shd w:color="auto" w:fill="a6e4df" w:themeFill="accent6" w:themeFillTint="000066" w:val="clear"/>
      </w:tcPr>
    </w:tblStylePr>
    <w:tblStylePr w:type="band1Horz">
      <w:tblPr/>
      <w:tcPr>
        <w:shd w:color="auto" w:fill="a6e4df" w:themeFill="accent6" w:themeFillTint="000066" w:val="clear"/>
      </w:tcPr>
    </w:tblStylePr>
  </w:style>
  <w:style w:type="table" w:styleId="BangLi6Nhiumusc">
    <w:name w:val="Grid Table 6 Colorful"/>
    <w:basedOn w:val="BangThngthng"/>
    <w:uiPriority w:val="51"/>
    <w:rsid w:val="00C86081"/>
    <w:pPr>
      <w:spacing w:after="0" w:line="240" w:lineRule="auto"/>
    </w:pPr>
    <w:rPr>
      <w:color w:val="0f0d29" w:themeColor="text1"/>
    </w:r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bottom w:color="4139b3" w:space="0" w:sz="12" w:themeColor="text1" w:themeTint="000099" w:val="single"/>
        </w:tcBorders>
      </w:tcPr>
    </w:tblStylePr>
    <w:tblStylePr w:type="lastRow">
      <w:rPr>
        <w:b w:val="1"/>
        <w:bCs w:val="1"/>
      </w:rPr>
      <w:tblPr/>
      <w:tcPr>
        <w:tcBorders>
          <w:top w:color="4139b3"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BangLi6Nhiumusc-du1">
    <w:name w:val="Grid Table 6 Colorful Accent 1"/>
    <w:basedOn w:val="BangThngthng"/>
    <w:uiPriority w:val="51"/>
    <w:rsid w:val="00C86081"/>
    <w:pPr>
      <w:spacing w:after="0" w:line="240" w:lineRule="auto"/>
    </w:pPr>
    <w:rPr>
      <w:color w:val="013a57" w:themeColor="accent1" w:themeShade="0000BF"/>
    </w:r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bottom w:color="18affb" w:space="0" w:sz="12" w:themeColor="accent1" w:themeTint="000099" w:val="single"/>
        </w:tcBorders>
      </w:tcPr>
    </w:tblStylePr>
    <w:tblStylePr w:type="lastRow">
      <w:rPr>
        <w:b w:val="1"/>
        <w:bCs w:val="1"/>
      </w:rPr>
      <w:tblPr/>
      <w:tcPr>
        <w:tcBorders>
          <w:top w:color="18aff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BangLi6Nhiumusc-du2">
    <w:name w:val="Grid Table 6 Colorful Accent 2"/>
    <w:basedOn w:val="BangThngthng"/>
    <w:uiPriority w:val="51"/>
    <w:rsid w:val="00C86081"/>
    <w:pPr>
      <w:spacing w:after="0" w:line="240" w:lineRule="auto"/>
    </w:pPr>
    <w:rPr>
      <w:color w:val="256d9d" w:themeColor="accent2" w:themeShade="0000BF"/>
    </w:r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bottom w:color="85bde2" w:space="0" w:sz="12" w:themeColor="accent2" w:themeTint="000099" w:val="single"/>
        </w:tcBorders>
      </w:tcPr>
    </w:tblStylePr>
    <w:tblStylePr w:type="lastRow">
      <w:rPr>
        <w:b w:val="1"/>
        <w:bCs w:val="1"/>
      </w:rPr>
      <w:tblPr/>
      <w:tcPr>
        <w:tcBorders>
          <w:top w:color="85bde2"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BangLi6Nhiumusc-du3">
    <w:name w:val="Grid Table 6 Colorful Accent 3"/>
    <w:basedOn w:val="BangThngthng"/>
    <w:uiPriority w:val="51"/>
    <w:rsid w:val="00C86081"/>
    <w:pPr>
      <w:spacing w:after="0" w:line="240" w:lineRule="auto"/>
    </w:pPr>
    <w:rPr>
      <w:color w:val="278079" w:themeColor="accent3" w:themeShade="0000BF"/>
    </w:r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bottom w:color="7ad6cf" w:space="0" w:sz="12" w:themeColor="accent3" w:themeTint="000099" w:val="single"/>
        </w:tcBorders>
      </w:tcPr>
    </w:tblStylePr>
    <w:tblStylePr w:type="lastRow">
      <w:rPr>
        <w:b w:val="1"/>
        <w:bCs w:val="1"/>
      </w:rPr>
      <w:tblPr/>
      <w:tcPr>
        <w:tcBorders>
          <w:top w:color="7ad6cf"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BangLi6Nhiumusc-du4">
    <w:name w:val="Grid Table 6 Colorful Accent 4"/>
    <w:basedOn w:val="BangThngthng"/>
    <w:uiPriority w:val="51"/>
    <w:rsid w:val="00C86081"/>
    <w:pPr>
      <w:spacing w:after="0" w:line="240" w:lineRule="auto"/>
    </w:pPr>
    <w:rPr>
      <w:color w:val="3a8ea9" w:themeColor="accent4" w:themeShade="0000BF"/>
    </w:r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bottom w:color="a3d0df" w:space="0" w:sz="12" w:themeColor="accent4" w:themeTint="000099" w:val="single"/>
        </w:tcBorders>
      </w:tcPr>
    </w:tblStylePr>
    <w:tblStylePr w:type="lastRow">
      <w:rPr>
        <w:b w:val="1"/>
        <w:bCs w:val="1"/>
      </w:rPr>
      <w:tblPr/>
      <w:tcPr>
        <w:tcBorders>
          <w:top w:color="a3d0df"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BangLi6Nhiumusc-du5">
    <w:name w:val="Grid Table 6 Colorful Accent 5"/>
    <w:basedOn w:val="BangThngthng"/>
    <w:uiPriority w:val="51"/>
    <w:rsid w:val="00C86081"/>
    <w:pPr>
      <w:spacing w:after="0" w:line="240" w:lineRule="auto"/>
    </w:pPr>
    <w:rPr>
      <w:color w:val="81b295" w:themeColor="accent5" w:themeShade="0000BF"/>
    </w:r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bottom w:color="d9e8df" w:space="0" w:sz="12" w:themeColor="accent5" w:themeTint="000099" w:val="single"/>
        </w:tcBorders>
      </w:tcPr>
    </w:tblStylePr>
    <w:tblStylePr w:type="lastRow">
      <w:rPr>
        <w:b w:val="1"/>
        <w:bCs w:val="1"/>
      </w:rPr>
      <w:tblPr/>
      <w:tcPr>
        <w:tcBorders>
          <w:top w:color="d9e8df"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BangLi6Nhiumusc-imnhn6">
    <w:name w:val="Grid Table 6 Colorful Accent 6"/>
    <w:basedOn w:val="BangThngthng"/>
    <w:uiPriority w:val="51"/>
    <w:rsid w:val="00C86081"/>
    <w:pPr>
      <w:spacing w:after="0" w:line="240" w:lineRule="auto"/>
    </w:pPr>
    <w:rPr>
      <w:color w:val="278079" w:themeColor="accent6" w:themeShade="0000BF"/>
    </w:r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bottom w:color="7ad6cf" w:space="0" w:sz="12" w:themeColor="accent6" w:themeTint="000099" w:val="single"/>
        </w:tcBorders>
      </w:tcPr>
    </w:tblStylePr>
    <w:tblStylePr w:type="lastRow">
      <w:rPr>
        <w:b w:val="1"/>
        <w:bCs w:val="1"/>
      </w:rPr>
      <w:tblPr/>
      <w:tcPr>
        <w:tcBorders>
          <w:top w:color="7ad6c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BangLi7Nhiumusc">
    <w:name w:val="Grid Table 7 Colorful"/>
    <w:basedOn w:val="BangThngthng"/>
    <w:uiPriority w:val="52"/>
    <w:rsid w:val="00C86081"/>
    <w:pPr>
      <w:spacing w:after="0" w:line="240" w:lineRule="auto"/>
    </w:pPr>
    <w:rPr>
      <w:color w:val="0f0d29" w:themeColor="text1"/>
    </w:r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bottom w:color="4139b3" w:space="0" w:sz="4" w:themeColor="text1" w:themeTint="000099" w:val="single"/>
        </w:tcBorders>
      </w:tcPr>
    </w:tblStylePr>
    <w:tblStylePr w:type="nwCell">
      <w:tblPr/>
      <w:tcPr>
        <w:tcBorders>
          <w:bottom w:color="4139b3" w:space="0" w:sz="4" w:themeColor="text1" w:themeTint="000099" w:val="single"/>
        </w:tcBorders>
      </w:tcPr>
    </w:tblStylePr>
    <w:tblStylePr w:type="seCell">
      <w:tblPr/>
      <w:tcPr>
        <w:tcBorders>
          <w:top w:color="4139b3" w:space="0" w:sz="4" w:themeColor="text1" w:themeTint="000099" w:val="single"/>
        </w:tcBorders>
      </w:tcPr>
    </w:tblStylePr>
    <w:tblStylePr w:type="swCell">
      <w:tblPr/>
      <w:tcPr>
        <w:tcBorders>
          <w:top w:color="4139b3" w:space="0" w:sz="4" w:themeColor="text1" w:themeTint="000099" w:val="single"/>
        </w:tcBorders>
      </w:tcPr>
    </w:tblStylePr>
  </w:style>
  <w:style w:type="table" w:styleId="BangLi7Nhiumusc-imnhn1">
    <w:name w:val="Grid Table 7 Colorful Accent 1"/>
    <w:basedOn w:val="BangThngthng"/>
    <w:uiPriority w:val="52"/>
    <w:rsid w:val="00C86081"/>
    <w:pPr>
      <w:spacing w:after="0" w:line="240" w:lineRule="auto"/>
    </w:pPr>
    <w:rPr>
      <w:color w:val="013a57" w:themeColor="accent1" w:themeShade="0000BF"/>
    </w:r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bottom w:color="18affb" w:space="0" w:sz="4" w:themeColor="accent1" w:themeTint="000099" w:val="single"/>
        </w:tcBorders>
      </w:tcPr>
    </w:tblStylePr>
    <w:tblStylePr w:type="nwCell">
      <w:tblPr/>
      <w:tcPr>
        <w:tcBorders>
          <w:bottom w:color="18affb" w:space="0" w:sz="4" w:themeColor="accent1" w:themeTint="000099" w:val="single"/>
        </w:tcBorders>
      </w:tcPr>
    </w:tblStylePr>
    <w:tblStylePr w:type="seCell">
      <w:tblPr/>
      <w:tcPr>
        <w:tcBorders>
          <w:top w:color="18affb" w:space="0" w:sz="4" w:themeColor="accent1" w:themeTint="000099" w:val="single"/>
        </w:tcBorders>
      </w:tcPr>
    </w:tblStylePr>
    <w:tblStylePr w:type="swCell">
      <w:tblPr/>
      <w:tcPr>
        <w:tcBorders>
          <w:top w:color="18affb" w:space="0" w:sz="4" w:themeColor="accent1" w:themeTint="000099" w:val="single"/>
        </w:tcBorders>
      </w:tcPr>
    </w:tblStylePr>
  </w:style>
  <w:style w:type="table" w:styleId="BangLi7Nhiumusc-du2">
    <w:name w:val="Grid Table 7 Colorful Accent 2"/>
    <w:basedOn w:val="BangThngthng"/>
    <w:uiPriority w:val="52"/>
    <w:rsid w:val="00C86081"/>
    <w:pPr>
      <w:spacing w:after="0" w:line="240" w:lineRule="auto"/>
    </w:pPr>
    <w:rPr>
      <w:color w:val="256d9d" w:themeColor="accent2" w:themeShade="0000BF"/>
    </w:r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bottom w:color="85bde2" w:space="0" w:sz="4" w:themeColor="accent2" w:themeTint="000099" w:val="single"/>
        </w:tcBorders>
      </w:tcPr>
    </w:tblStylePr>
    <w:tblStylePr w:type="nwCell">
      <w:tblPr/>
      <w:tcPr>
        <w:tcBorders>
          <w:bottom w:color="85bde2" w:space="0" w:sz="4" w:themeColor="accent2" w:themeTint="000099" w:val="single"/>
        </w:tcBorders>
      </w:tcPr>
    </w:tblStylePr>
    <w:tblStylePr w:type="seCell">
      <w:tblPr/>
      <w:tcPr>
        <w:tcBorders>
          <w:top w:color="85bde2" w:space="0" w:sz="4" w:themeColor="accent2" w:themeTint="000099" w:val="single"/>
        </w:tcBorders>
      </w:tcPr>
    </w:tblStylePr>
    <w:tblStylePr w:type="swCell">
      <w:tblPr/>
      <w:tcPr>
        <w:tcBorders>
          <w:top w:color="85bde2" w:space="0" w:sz="4" w:themeColor="accent2" w:themeTint="000099" w:val="single"/>
        </w:tcBorders>
      </w:tcPr>
    </w:tblStylePr>
  </w:style>
  <w:style w:type="table" w:styleId="BangLi7Nhiumusc-du3">
    <w:name w:val="Grid Table 7 Colorful Accent 3"/>
    <w:basedOn w:val="BangThngthng"/>
    <w:uiPriority w:val="52"/>
    <w:rsid w:val="00C86081"/>
    <w:pPr>
      <w:spacing w:after="0" w:line="240" w:lineRule="auto"/>
    </w:pPr>
    <w:rPr>
      <w:color w:val="278079" w:themeColor="accent3" w:themeShade="0000BF"/>
    </w:r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bottom w:color="7ad6cf" w:space="0" w:sz="4" w:themeColor="accent3" w:themeTint="000099" w:val="single"/>
        </w:tcBorders>
      </w:tcPr>
    </w:tblStylePr>
    <w:tblStylePr w:type="nwCell">
      <w:tblPr/>
      <w:tcPr>
        <w:tcBorders>
          <w:bottom w:color="7ad6cf" w:space="0" w:sz="4" w:themeColor="accent3" w:themeTint="000099" w:val="single"/>
        </w:tcBorders>
      </w:tcPr>
    </w:tblStylePr>
    <w:tblStylePr w:type="seCell">
      <w:tblPr/>
      <w:tcPr>
        <w:tcBorders>
          <w:top w:color="7ad6cf" w:space="0" w:sz="4" w:themeColor="accent3" w:themeTint="000099" w:val="single"/>
        </w:tcBorders>
      </w:tcPr>
    </w:tblStylePr>
    <w:tblStylePr w:type="swCell">
      <w:tblPr/>
      <w:tcPr>
        <w:tcBorders>
          <w:top w:color="7ad6cf" w:space="0" w:sz="4" w:themeColor="accent3" w:themeTint="000099" w:val="single"/>
        </w:tcBorders>
      </w:tcPr>
    </w:tblStylePr>
  </w:style>
  <w:style w:type="table" w:styleId="BangLi7Nhiumusc-du4">
    <w:name w:val="Grid Table 7 Colorful Accent 4"/>
    <w:basedOn w:val="BangThngthng"/>
    <w:uiPriority w:val="52"/>
    <w:rsid w:val="00C86081"/>
    <w:pPr>
      <w:spacing w:after="0" w:line="240" w:lineRule="auto"/>
    </w:pPr>
    <w:rPr>
      <w:color w:val="3a8ea9" w:themeColor="accent4" w:themeShade="0000BF"/>
    </w:r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bottom w:color="a3d0df" w:space="0" w:sz="4" w:themeColor="accent4" w:themeTint="000099" w:val="single"/>
        </w:tcBorders>
      </w:tcPr>
    </w:tblStylePr>
    <w:tblStylePr w:type="nwCell">
      <w:tblPr/>
      <w:tcPr>
        <w:tcBorders>
          <w:bottom w:color="a3d0df" w:space="0" w:sz="4" w:themeColor="accent4" w:themeTint="000099" w:val="single"/>
        </w:tcBorders>
      </w:tcPr>
    </w:tblStylePr>
    <w:tblStylePr w:type="seCell">
      <w:tblPr/>
      <w:tcPr>
        <w:tcBorders>
          <w:top w:color="a3d0df" w:space="0" w:sz="4" w:themeColor="accent4" w:themeTint="000099" w:val="single"/>
        </w:tcBorders>
      </w:tcPr>
    </w:tblStylePr>
    <w:tblStylePr w:type="swCell">
      <w:tblPr/>
      <w:tcPr>
        <w:tcBorders>
          <w:top w:color="a3d0df" w:space="0" w:sz="4" w:themeColor="accent4" w:themeTint="000099" w:val="single"/>
        </w:tcBorders>
      </w:tcPr>
    </w:tblStylePr>
  </w:style>
  <w:style w:type="table" w:styleId="BangLi7Nhiumusc-du5">
    <w:name w:val="Grid Table 7 Colorful Accent 5"/>
    <w:basedOn w:val="BangThngthng"/>
    <w:uiPriority w:val="52"/>
    <w:rsid w:val="00C86081"/>
    <w:pPr>
      <w:spacing w:after="0" w:line="240" w:lineRule="auto"/>
    </w:pPr>
    <w:rPr>
      <w:color w:val="81b295" w:themeColor="accent5" w:themeShade="0000BF"/>
    </w:r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bottom w:color="d9e8df" w:space="0" w:sz="4" w:themeColor="accent5" w:themeTint="000099" w:val="single"/>
        </w:tcBorders>
      </w:tcPr>
    </w:tblStylePr>
    <w:tblStylePr w:type="nwCell">
      <w:tblPr/>
      <w:tcPr>
        <w:tcBorders>
          <w:bottom w:color="d9e8df" w:space="0" w:sz="4" w:themeColor="accent5" w:themeTint="000099" w:val="single"/>
        </w:tcBorders>
      </w:tcPr>
    </w:tblStylePr>
    <w:tblStylePr w:type="seCell">
      <w:tblPr/>
      <w:tcPr>
        <w:tcBorders>
          <w:top w:color="d9e8df" w:space="0" w:sz="4" w:themeColor="accent5" w:themeTint="000099" w:val="single"/>
        </w:tcBorders>
      </w:tcPr>
    </w:tblStylePr>
    <w:tblStylePr w:type="swCell">
      <w:tblPr/>
      <w:tcPr>
        <w:tcBorders>
          <w:top w:color="d9e8df" w:space="0" w:sz="4" w:themeColor="accent5" w:themeTint="000099" w:val="single"/>
        </w:tcBorders>
      </w:tcPr>
    </w:tblStylePr>
  </w:style>
  <w:style w:type="table" w:styleId="BangLi7Nhiumusc-imnhn6">
    <w:name w:val="Grid Table 7 Colorful Accent 6"/>
    <w:basedOn w:val="BangThngthng"/>
    <w:uiPriority w:val="52"/>
    <w:rsid w:val="00C86081"/>
    <w:pPr>
      <w:spacing w:after="0" w:line="240" w:lineRule="auto"/>
    </w:pPr>
    <w:rPr>
      <w:color w:val="278079" w:themeColor="accent6" w:themeShade="0000BF"/>
    </w:r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bottom w:color="7ad6cf" w:space="0" w:sz="4" w:themeColor="accent6" w:themeTint="000099" w:val="single"/>
        </w:tcBorders>
      </w:tcPr>
    </w:tblStylePr>
    <w:tblStylePr w:type="nwCell">
      <w:tblPr/>
      <w:tcPr>
        <w:tcBorders>
          <w:bottom w:color="7ad6cf" w:space="0" w:sz="4" w:themeColor="accent6" w:themeTint="000099" w:val="single"/>
        </w:tcBorders>
      </w:tcPr>
    </w:tblStylePr>
    <w:tblStylePr w:type="seCell">
      <w:tblPr/>
      <w:tcPr>
        <w:tcBorders>
          <w:top w:color="7ad6cf" w:space="0" w:sz="4" w:themeColor="accent6" w:themeTint="000099" w:val="single"/>
        </w:tcBorders>
      </w:tcPr>
    </w:tblStylePr>
    <w:tblStylePr w:type="swCell">
      <w:tblPr/>
      <w:tcPr>
        <w:tcBorders>
          <w:top w:color="7ad6cf" w:space="0" w:sz="4" w:themeColor="accent6" w:themeTint="000099" w:val="single"/>
        </w:tcBorders>
      </w:tcPr>
    </w:tblStylePr>
  </w:style>
  <w:style w:type="table" w:styleId="BangdangWeb1">
    <w:name w:val="Table Web 1"/>
    <w:basedOn w:val="BangThngthng"/>
    <w:uiPriority w:val="99"/>
    <w:semiHidden w:val="1"/>
    <w:unhideWhenUsed w:val="1"/>
    <w:rsid w:val="00C86081"/>
    <w:pPr>
      <w:spacing w:after="0"/>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BangdangWeb2">
    <w:name w:val="Table Web 2"/>
    <w:basedOn w:val="BangThngthng"/>
    <w:uiPriority w:val="99"/>
    <w:semiHidden w:val="1"/>
    <w:unhideWhenUsed w:val="1"/>
    <w:rsid w:val="00C86081"/>
    <w:pPr>
      <w:spacing w:after="0"/>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BangdangWeb3">
    <w:name w:val="Table Web 3"/>
    <w:basedOn w:val="BangThngthng"/>
    <w:uiPriority w:val="99"/>
    <w:semiHidden w:val="1"/>
    <w:unhideWhenUsed w:val="1"/>
    <w:rsid w:val="00C86081"/>
    <w:pPr>
      <w:spacing w:after="0"/>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ThamchiuCcchu">
    <w:name w:val="footnote reference"/>
    <w:basedOn w:val="Phngmcinhcuaoanvn"/>
    <w:uiPriority w:val="99"/>
    <w:semiHidden w:val="1"/>
    <w:unhideWhenUsed w:val="1"/>
    <w:rsid w:val="00C86081"/>
    <w:rPr>
      <w:rFonts w:ascii="Calibri" w:cs="Calibri" w:hAnsi="Calibri"/>
      <w:vertAlign w:val="superscript"/>
    </w:rPr>
  </w:style>
  <w:style w:type="paragraph" w:styleId="VnbanCcchu">
    <w:name w:val="footnote text"/>
    <w:basedOn w:val="Binhthng"/>
    <w:link w:val="VnbanCcchuChar"/>
    <w:uiPriority w:val="99"/>
    <w:semiHidden w:val="1"/>
    <w:unhideWhenUsed w:val="1"/>
    <w:rsid w:val="00C86081"/>
    <w:pPr>
      <w:spacing w:line="240" w:lineRule="auto"/>
    </w:pPr>
    <w:rPr>
      <w:sz w:val="20"/>
      <w:szCs w:val="20"/>
    </w:rPr>
  </w:style>
  <w:style w:type="character" w:styleId="VnbanCcchuChar" w:customStyle="1">
    <w:name w:val="Văn bản Cước chú Char"/>
    <w:basedOn w:val="Phngmcinhcuaoanvn"/>
    <w:link w:val="VnbanCcchu"/>
    <w:uiPriority w:val="99"/>
    <w:semiHidden w:val="1"/>
    <w:rsid w:val="00C86081"/>
    <w:rPr>
      <w:rFonts w:ascii="Calibri" w:cs="Calibri" w:hAnsi="Calibri" w:eastAsiaTheme="minorEastAsia"/>
      <w:b w:val="1"/>
      <w:color w:val="082a75" w:themeColor="text2"/>
      <w:sz w:val="20"/>
      <w:szCs w:val="20"/>
    </w:rPr>
  </w:style>
  <w:style w:type="character" w:styleId="SDong">
    <w:name w:val="line number"/>
    <w:basedOn w:val="Phngmcinhcuaoanvn"/>
    <w:uiPriority w:val="99"/>
    <w:semiHidden w:val="1"/>
    <w:unhideWhenUsed w:val="1"/>
    <w:rsid w:val="00C86081"/>
    <w:rPr>
      <w:rFonts w:ascii="Calibri" w:cs="Calibri" w:hAnsi="Calibri"/>
    </w:rPr>
  </w:style>
  <w:style w:type="table" w:styleId="Bangdnghiung3D1">
    <w:name w:val="Table 3D effects 1"/>
    <w:basedOn w:val="BangThngthng"/>
    <w:uiPriority w:val="99"/>
    <w:semiHidden w:val="1"/>
    <w:unhideWhenUsed w:val="1"/>
    <w:rsid w:val="00C86081"/>
    <w:pPr>
      <w:spacing w:after="0"/>
    </w:p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Bangdnghiung3D2">
    <w:name w:val="Table 3D effects 2"/>
    <w:basedOn w:val="BangThngthng"/>
    <w:uiPriority w:val="99"/>
    <w:semiHidden w:val="1"/>
    <w:unhideWhenUsed w:val="1"/>
    <w:rsid w:val="00C86081"/>
    <w:pPr>
      <w:spacing w:after="0"/>
    </w:p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dnghiung3D3">
    <w:name w:val="Table 3D effects 3"/>
    <w:basedOn w:val="BangThngthng"/>
    <w:uiPriority w:val="99"/>
    <w:semiHidden w:val="1"/>
    <w:unhideWhenUsed w:val="1"/>
    <w:rsid w:val="00C86081"/>
    <w:pPr>
      <w:spacing w:after="0"/>
    </w:p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BangtheoChu">
    <w:name w:val="Table Theme"/>
    <w:basedOn w:val="BangThngthng"/>
    <w:uiPriority w:val="99"/>
    <w:semiHidden w:val="1"/>
    <w:unhideWhenUsed w:val="1"/>
    <w:rsid w:val="00C86081"/>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anh">
    <w:name w:val="Strong"/>
    <w:basedOn w:val="Phngmcinhcuaoanvn"/>
    <w:uiPriority w:val="2"/>
    <w:semiHidden w:val="1"/>
    <w:unhideWhenUsed w:val="1"/>
    <w:qFormat w:val="1"/>
    <w:rsid w:val="00C86081"/>
    <w:rPr>
      <w:rFonts w:ascii="Calibri" w:cs="Calibri" w:hAnsi="Calibri"/>
      <w:b w:val="1"/>
      <w:bCs w:val="1"/>
    </w:rPr>
  </w:style>
  <w:style w:type="character" w:styleId="FollowedHyperlink">
    <w:name w:val="FollowedHyperlink"/>
    <w:basedOn w:val="Phngmcinhcuaoanvn"/>
    <w:uiPriority w:val="99"/>
    <w:semiHidden w:val="1"/>
    <w:unhideWhenUsed w:val="1"/>
    <w:rsid w:val="00C86081"/>
    <w:rPr>
      <w:rFonts w:ascii="Calibri" w:cs="Calibri" w:hAnsi="Calibri"/>
      <w:color w:val="3592cf" w:themeColor="followedHyperlink"/>
      <w:u w:val="single"/>
    </w:rPr>
  </w:style>
  <w:style w:type="character" w:styleId="Siuktni">
    <w:name w:val="Hyperlink"/>
    <w:basedOn w:val="Phngmcinhcuaoanvn"/>
    <w:uiPriority w:val="99"/>
    <w:semiHidden w:val="1"/>
    <w:unhideWhenUsed w:val="1"/>
    <w:rsid w:val="00C86081"/>
    <w:rPr>
      <w:rFonts w:ascii="Calibri" w:cs="Calibri" w:hAnsi="Calibri"/>
      <w:color w:val="3592cf" w:themeColor="hyperlink"/>
      <w:u w:val="single"/>
    </w:rPr>
  </w:style>
  <w:style w:type="character" w:styleId="Strang">
    <w:name w:val="page number"/>
    <w:basedOn w:val="Phngmcinhcuaoanvn"/>
    <w:uiPriority w:val="99"/>
    <w:semiHidden w:val="1"/>
    <w:unhideWhenUsed w:val="1"/>
    <w:rsid w:val="00C86081"/>
    <w:rPr>
      <w:rFonts w:ascii="Calibri" w:cs="Calibri" w:hAnsi="Calibri"/>
    </w:rPr>
  </w:style>
  <w:style w:type="paragraph" w:styleId="Chuthich">
    <w:name w:val="caption"/>
    <w:basedOn w:val="Binhthng"/>
    <w:next w:val="Binhthng"/>
    <w:uiPriority w:val="99"/>
    <w:semiHidden w:val="1"/>
    <w:unhideWhenUsed w:val="1"/>
    <w:rsid w:val="00C86081"/>
    <w:pPr>
      <w:spacing w:after="200" w:line="240" w:lineRule="auto"/>
    </w:pPr>
    <w:rPr>
      <w:i w:val="1"/>
      <w:iCs w:val="1"/>
      <w:sz w:val="18"/>
      <w:szCs w:val="18"/>
    </w:r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drive.google.com/drive/u/0/folders/1i4oUORfGnB1xzuaXS8VIap6vvCAjgbQf" TargetMode="External"/><Relationship Id="rId22" Type="http://schemas.openxmlformats.org/officeDocument/2006/relationships/image" Target="media/image11.png"/><Relationship Id="rId21" Type="http://schemas.openxmlformats.org/officeDocument/2006/relationships/hyperlink" Target="https://www.youtube.com/watch?v=34DQIR577m4" TargetMode="External"/><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9.png"/><Relationship Id="rId33" Type="http://schemas.openxmlformats.org/officeDocument/2006/relationships/image" Target="media/image2.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hyperlink" Target="https://www.oracle.com/java/technologies/downloads/" TargetMode="External"/><Relationship Id="rId35" Type="http://schemas.openxmlformats.org/officeDocument/2006/relationships/hyperlink" Target="https://www.youtube.com/" TargetMode="External"/><Relationship Id="rId12" Type="http://schemas.openxmlformats.org/officeDocument/2006/relationships/hyperlink" Target="https://www.win-rar.com/predownload.html?&amp;L=0" TargetMode="External"/><Relationship Id="rId34" Type="http://schemas.openxmlformats.org/officeDocument/2006/relationships/image" Target="media/image10.png"/><Relationship Id="rId15" Type="http://schemas.openxmlformats.org/officeDocument/2006/relationships/hyperlink" Target="https://netbeans.apache.org/download/nb18/" TargetMode="External"/><Relationship Id="rId37" Type="http://schemas.openxmlformats.org/officeDocument/2006/relationships/header" Target="header1.xml"/><Relationship Id="rId14" Type="http://schemas.openxmlformats.org/officeDocument/2006/relationships/hyperlink" Target="https://www.eclipse.org/downloads/" TargetMode="External"/><Relationship Id="rId36" Type="http://schemas.openxmlformats.org/officeDocument/2006/relationships/hyperlink" Target="https://www.google.com.vn/" TargetMode="External"/><Relationship Id="rId17" Type="http://schemas.openxmlformats.org/officeDocument/2006/relationships/hyperlink" Target="https://l.facebook.com/l.php?u=https%3A%2F%2Fwww.youtube.com%2Fwatch%3Fv%3DftVcBoZRAMA%26fbclid%3DIwAR3XWfq-nxO7wxGWfR51rW5pAkmsE04bLoKsNm0vBTWi63q0f0puSw5SVVw&amp;h=AT0Q3pKP6WbaRSYKCv-ejmCve0VeexW5i6WHELpFDHGBqf1aZbq7Gu3kJcl-HPlFh5Rwiz_23nty7jNibZPF_BV7ILiP7pwq8_lFsseVw3En52olU00BoCiwx2UAvPqvvUiO26-L2OMLvMqBiQHsIQ" TargetMode="External"/><Relationship Id="rId39" Type="http://schemas.openxmlformats.org/officeDocument/2006/relationships/footer" Target="footer1.xml"/><Relationship Id="rId16" Type="http://schemas.openxmlformats.org/officeDocument/2006/relationships/hyperlink" Target="https://www.microsoft.com/en-us/sql-server/sql-server-downloads" TargetMode="External"/><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hyperlink" Target="https://learn.microsoft.com/en-us/sql/connect/jdbc/download-microsoft-jdbc-driver-for-sql-server?view=sql-server-ver1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xI4lfv3YpJZ4rdz/VXqe8scGtw==">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2023-06-20T09:23:00Z</dcterms:created>
  <dc:creator>Minh Nguyễn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